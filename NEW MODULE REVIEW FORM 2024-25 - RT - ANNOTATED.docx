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604BA" w:rsidRDefault="00C11DB8" w14:paraId="4002EAF3" w14:textId="77777777">
      <w:pPr>
        <w:jc w:val="center"/>
        <w:rPr>
          <w:rFonts w:ascii="Calibri" w:hAnsi="Calibri" w:cs="Calibri"/>
          <w:b/>
          <w:sz w:val="28"/>
          <w:szCs w:val="28"/>
        </w:rPr>
      </w:pPr>
      <w:r>
        <w:rPr>
          <w:rFonts w:ascii="Calibri" w:hAnsi="Calibri" w:cs="Calibri"/>
          <w:b/>
          <w:sz w:val="28"/>
          <w:szCs w:val="28"/>
        </w:rPr>
        <w:t>Faculty of Health and Life Sciences</w:t>
      </w:r>
    </w:p>
    <w:p w:rsidR="004604BA" w:rsidRDefault="00C11DB8" w14:paraId="4AFC46F1" w14:textId="77777777">
      <w:pPr>
        <w:jc w:val="center"/>
        <w:rPr>
          <w:rFonts w:ascii="Calibri" w:hAnsi="Calibri" w:cs="Calibri"/>
          <w:b/>
          <w:sz w:val="28"/>
          <w:szCs w:val="28"/>
        </w:rPr>
      </w:pPr>
      <w:r>
        <w:rPr>
          <w:rFonts w:ascii="Calibri" w:hAnsi="Calibri" w:cs="Calibri"/>
          <w:b/>
          <w:sz w:val="28"/>
          <w:szCs w:val="28"/>
        </w:rPr>
        <w:t>Proforma for Review of New Modules</w:t>
      </w:r>
    </w:p>
    <w:p w:rsidR="004604BA" w:rsidRDefault="00C11DB8" w14:paraId="4B3A5D26" w14:textId="77777777">
      <w:pPr>
        <w:jc w:val="center"/>
        <w:rPr>
          <w:rFonts w:ascii="Calibri" w:hAnsi="Calibri" w:cs="Calibri"/>
          <w:b/>
          <w:sz w:val="28"/>
          <w:szCs w:val="28"/>
        </w:rPr>
      </w:pPr>
      <w:bookmarkStart w:name="_Hlk74905521" w:id="0"/>
      <w:r>
        <w:rPr>
          <w:rFonts w:ascii="Calibri" w:hAnsi="Calibri" w:cs="Calibri"/>
          <w:b/>
          <w:sz w:val="28"/>
          <w:szCs w:val="28"/>
        </w:rPr>
        <w:t>Submitted during academic year 2024-25</w:t>
      </w:r>
    </w:p>
    <w:p w:rsidRPr="001C3007" w:rsidR="001C3007" w:rsidRDefault="001C3007" w14:paraId="1DC5EF00" w14:textId="77777777">
      <w:pPr>
        <w:jc w:val="center"/>
        <w:rPr>
          <w:rFonts w:ascii="Calibri" w:hAnsi="Calibri" w:cs="Calibri"/>
          <w:b/>
          <w:color w:val="FF0000"/>
          <w:sz w:val="28"/>
          <w:szCs w:val="28"/>
        </w:rPr>
      </w:pPr>
    </w:p>
    <w:p w:rsidRPr="001C3007" w:rsidR="001C3007" w:rsidRDefault="001C3007" w14:paraId="742105EA" w14:textId="2A81710C">
      <w:pPr>
        <w:jc w:val="center"/>
        <w:rPr>
          <w:rFonts w:ascii="Calibri" w:hAnsi="Calibri" w:cs="Calibri"/>
          <w:b/>
          <w:color w:val="FF0000"/>
          <w:sz w:val="28"/>
          <w:szCs w:val="28"/>
        </w:rPr>
      </w:pPr>
      <w:r w:rsidRPr="001C3007">
        <w:rPr>
          <w:rFonts w:ascii="Calibri" w:hAnsi="Calibri" w:cs="Calibri"/>
          <w:b/>
          <w:color w:val="FF0000"/>
          <w:sz w:val="28"/>
          <w:szCs w:val="28"/>
        </w:rPr>
        <w:t>ANNOTATED RESPONSES BY R. TREHARNE</w:t>
      </w:r>
    </w:p>
    <w:bookmarkEnd w:id="0"/>
    <w:p w:rsidR="004604BA" w:rsidRDefault="004604BA" w14:paraId="19144D3A" w14:textId="77777777"/>
    <w:tbl>
      <w:tblPr>
        <w:tblStyle w:val="TableGrid"/>
        <w:tblW w:w="0" w:type="auto"/>
        <w:tblLook w:val="04A0" w:firstRow="1" w:lastRow="0" w:firstColumn="1" w:lastColumn="0" w:noHBand="0" w:noVBand="1"/>
      </w:tblPr>
      <w:tblGrid>
        <w:gridCol w:w="15304"/>
      </w:tblGrid>
      <w:tr w:rsidR="004604BA" w14:paraId="4428E040" w14:textId="77777777">
        <w:tc>
          <w:tcPr>
            <w:tcW w:w="15304" w:type="dxa"/>
            <w:shd w:val="clear" w:color="auto" w:fill="DEEBF6" w:themeFill="accent1" w:themeFillTint="32"/>
          </w:tcPr>
          <w:p w:rsidR="004604BA" w:rsidRDefault="00C11DB8" w14:paraId="3AE37C6B" w14:textId="77777777">
            <w:pPr>
              <w:jc w:val="center"/>
              <w:rPr>
                <w:b/>
                <w:sz w:val="32"/>
                <w:szCs w:val="32"/>
              </w:rPr>
            </w:pPr>
            <w:r>
              <w:rPr>
                <w:b/>
                <w:sz w:val="32"/>
                <w:szCs w:val="32"/>
              </w:rPr>
              <w:t>Module Specification</w:t>
            </w:r>
          </w:p>
        </w:tc>
      </w:tr>
    </w:tbl>
    <w:p w:rsidR="004604BA" w:rsidRDefault="004604BA" w14:paraId="6F2FC6BF" w14:textId="77777777"/>
    <w:tbl>
      <w:tblPr>
        <w:tblW w:w="153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802"/>
        <w:gridCol w:w="7825"/>
        <w:gridCol w:w="1701"/>
        <w:gridCol w:w="2976"/>
      </w:tblGrid>
      <w:tr w:rsidR="004604BA" w:rsidTr="3A7ED792" w14:paraId="57AF5A36" w14:textId="77777777">
        <w:trPr>
          <w:trHeight w:val="567"/>
        </w:trPr>
        <w:tc>
          <w:tcPr>
            <w:tcW w:w="2802" w:type="dxa"/>
            <w:shd w:val="clear" w:color="auto" w:fill="DEEBF6"/>
            <w:tcMar/>
            <w:vAlign w:val="center"/>
          </w:tcPr>
          <w:p w:rsidR="004604BA" w:rsidRDefault="00C11DB8" w14:paraId="16E882E1" w14:textId="77777777">
            <w:pPr>
              <w:rPr>
                <w:rFonts w:ascii="Calibri" w:hAnsi="Calibri" w:cs="Calibri"/>
                <w:b/>
              </w:rPr>
            </w:pPr>
            <w:r>
              <w:rPr>
                <w:rFonts w:ascii="Calibri" w:hAnsi="Calibri" w:cs="Calibri"/>
                <w:b/>
              </w:rPr>
              <w:t xml:space="preserve">Module Code and Title: </w:t>
            </w:r>
          </w:p>
        </w:tc>
        <w:tc>
          <w:tcPr>
            <w:tcW w:w="7825" w:type="dxa"/>
            <w:tcMar/>
            <w:vAlign w:val="center"/>
          </w:tcPr>
          <w:p w:rsidR="004604BA" w:rsidP="4D2D20CA" w:rsidRDefault="75D47132" w14:paraId="67A7BF3C" w14:textId="5D6AFA45">
            <w:pPr>
              <w:tabs>
                <w:tab w:val="left" w:pos="1026"/>
              </w:tabs>
              <w:rPr>
                <w:rFonts w:ascii="Calibri" w:hAnsi="Calibri" w:cs="Calibri"/>
                <w:sz w:val="20"/>
                <w:szCs w:val="20"/>
              </w:rPr>
            </w:pPr>
            <w:r w:rsidRPr="4D2D20CA">
              <w:rPr>
                <w:rFonts w:ascii="Calibri" w:hAnsi="Calibri" w:cs="Calibri"/>
                <w:sz w:val="20"/>
                <w:szCs w:val="20"/>
              </w:rPr>
              <w:t>BIOS226 Bioinformatics and Computational Biology 2025-26</w:t>
            </w:r>
          </w:p>
          <w:p w:rsidR="004604BA" w:rsidRDefault="004604BA" w14:paraId="70F19E05" w14:textId="77727A37">
            <w:pPr>
              <w:tabs>
                <w:tab w:val="left" w:pos="1026"/>
              </w:tabs>
              <w:rPr>
                <w:rFonts w:ascii="Calibri" w:hAnsi="Calibri" w:cs="Calibri"/>
                <w:sz w:val="20"/>
                <w:szCs w:val="20"/>
              </w:rPr>
            </w:pPr>
          </w:p>
        </w:tc>
        <w:tc>
          <w:tcPr>
            <w:tcW w:w="1701" w:type="dxa"/>
            <w:shd w:val="clear" w:color="auto" w:fill="DEEBF6"/>
            <w:tcMar/>
            <w:vAlign w:val="center"/>
          </w:tcPr>
          <w:p w:rsidR="004604BA" w:rsidRDefault="00C11DB8" w14:paraId="00480D12" w14:textId="77777777">
            <w:pPr>
              <w:tabs>
                <w:tab w:val="left" w:pos="1026"/>
              </w:tabs>
              <w:jc w:val="center"/>
              <w:rPr>
                <w:rFonts w:ascii="Calibri" w:hAnsi="Calibri" w:cs="Calibri"/>
                <w:b/>
              </w:rPr>
            </w:pPr>
            <w:r>
              <w:rPr>
                <w:rFonts w:ascii="Calibri" w:hAnsi="Calibri" w:cs="Calibri"/>
                <w:b/>
              </w:rPr>
              <w:t>Academic Year of module:</w:t>
            </w:r>
          </w:p>
        </w:tc>
        <w:tc>
          <w:tcPr>
            <w:tcW w:w="2976" w:type="dxa"/>
            <w:tcMar/>
            <w:vAlign w:val="center"/>
          </w:tcPr>
          <w:p w:rsidR="004604BA" w:rsidRDefault="283C1227" w14:paraId="672A2A8D" w14:textId="3A1FD83D">
            <w:pPr>
              <w:tabs>
                <w:tab w:val="left" w:pos="1026"/>
              </w:tabs>
              <w:rPr>
                <w:rFonts w:ascii="Calibri" w:hAnsi="Calibri" w:cs="Calibri"/>
                <w:sz w:val="20"/>
                <w:szCs w:val="20"/>
                <w:highlight w:val="yellow"/>
              </w:rPr>
            </w:pPr>
            <w:r w:rsidRPr="4D2D20CA">
              <w:rPr>
                <w:rFonts w:ascii="Calibri" w:hAnsi="Calibri" w:cs="Calibri"/>
                <w:sz w:val="20"/>
                <w:szCs w:val="20"/>
                <w:highlight w:val="yellow"/>
              </w:rPr>
              <w:t>2025-26</w:t>
            </w:r>
          </w:p>
        </w:tc>
      </w:tr>
      <w:tr w:rsidR="004604BA" w:rsidTr="3A7ED792" w14:paraId="404336CC" w14:textId="77777777">
        <w:trPr>
          <w:trHeight w:val="567"/>
        </w:trPr>
        <w:tc>
          <w:tcPr>
            <w:tcW w:w="2802" w:type="dxa"/>
            <w:shd w:val="clear" w:color="auto" w:fill="DEEBF6"/>
            <w:tcMar/>
            <w:vAlign w:val="center"/>
          </w:tcPr>
          <w:p w:rsidR="004604BA" w:rsidRDefault="00C11DB8" w14:paraId="7D249C8F" w14:textId="77777777">
            <w:pPr>
              <w:rPr>
                <w:rFonts w:ascii="Calibri" w:hAnsi="Calibri" w:cs="Calibri"/>
                <w:b/>
              </w:rPr>
            </w:pPr>
            <w:r>
              <w:rPr>
                <w:rFonts w:ascii="Calibri" w:hAnsi="Calibri" w:cs="Calibri"/>
                <w:b/>
              </w:rPr>
              <w:t>Name of Reviewer(s):</w:t>
            </w:r>
          </w:p>
        </w:tc>
        <w:tc>
          <w:tcPr>
            <w:tcW w:w="12502" w:type="dxa"/>
            <w:gridSpan w:val="3"/>
            <w:tcMar/>
            <w:vAlign w:val="center"/>
          </w:tcPr>
          <w:p w:rsidR="004604BA" w:rsidRDefault="435752B1" w14:paraId="00971D14" w14:textId="2A3384AF">
            <w:pPr>
              <w:rPr>
                <w:rFonts w:ascii="Calibri" w:hAnsi="Calibri" w:cs="Calibri"/>
                <w:sz w:val="20"/>
                <w:szCs w:val="20"/>
              </w:rPr>
            </w:pPr>
            <w:r w:rsidRPr="4D2D20CA">
              <w:rPr>
                <w:rFonts w:ascii="Calibri" w:hAnsi="Calibri" w:cs="Calibri"/>
                <w:sz w:val="20"/>
                <w:szCs w:val="20"/>
              </w:rPr>
              <w:t>Carl Larsen</w:t>
            </w:r>
          </w:p>
        </w:tc>
      </w:tr>
      <w:tr w:rsidR="004604BA" w:rsidTr="3A7ED792" w14:paraId="6BCEF524" w14:textId="77777777">
        <w:trPr>
          <w:trHeight w:val="567"/>
        </w:trPr>
        <w:tc>
          <w:tcPr>
            <w:tcW w:w="2802" w:type="dxa"/>
            <w:shd w:val="clear" w:color="auto" w:fill="DEEBF6"/>
            <w:tcMar/>
            <w:vAlign w:val="center"/>
          </w:tcPr>
          <w:p w:rsidR="004604BA" w:rsidRDefault="00C11DB8" w14:paraId="6D9A023B" w14:textId="77777777">
            <w:pPr>
              <w:rPr>
                <w:rFonts w:ascii="Calibri" w:hAnsi="Calibri" w:cs="Calibri"/>
                <w:b/>
              </w:rPr>
            </w:pPr>
            <w:r>
              <w:rPr>
                <w:rFonts w:ascii="Calibri" w:hAnsi="Calibri" w:cs="Calibri"/>
                <w:b/>
              </w:rPr>
              <w:t>Date Review Completed:</w:t>
            </w:r>
          </w:p>
        </w:tc>
        <w:tc>
          <w:tcPr>
            <w:tcW w:w="12502" w:type="dxa"/>
            <w:gridSpan w:val="3"/>
            <w:tcMar/>
            <w:vAlign w:val="center"/>
          </w:tcPr>
          <w:p w:rsidR="004604BA" w:rsidRDefault="39E14606" w14:paraId="485479BC" w14:textId="696C28FE">
            <w:pPr>
              <w:rPr>
                <w:rFonts w:ascii="Calibri" w:hAnsi="Calibri" w:cs="Calibri"/>
                <w:sz w:val="20"/>
                <w:szCs w:val="20"/>
              </w:rPr>
            </w:pPr>
            <w:r w:rsidRPr="3A7ED792" w:rsidR="0FE2D236">
              <w:rPr>
                <w:rFonts w:ascii="Calibri" w:hAnsi="Calibri" w:cs="Calibri"/>
                <w:sz w:val="20"/>
                <w:szCs w:val="20"/>
              </w:rPr>
              <w:t>6/3/25</w:t>
            </w:r>
            <w:r w:rsidRPr="3A7ED792" w:rsidR="1AA1A1C9">
              <w:rPr>
                <w:rFonts w:ascii="Calibri" w:hAnsi="Calibri" w:cs="Calibri"/>
                <w:sz w:val="20"/>
                <w:szCs w:val="20"/>
              </w:rPr>
              <w:t xml:space="preserve">. </w:t>
            </w:r>
          </w:p>
        </w:tc>
      </w:tr>
    </w:tbl>
    <w:p w:rsidR="004604BA" w:rsidRDefault="004604BA" w14:paraId="7D9F49BB" w14:textId="77777777"/>
    <w:tbl>
      <w:tblPr>
        <w:tblW w:w="153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815"/>
        <w:gridCol w:w="4678"/>
        <w:gridCol w:w="5811"/>
      </w:tblGrid>
      <w:tr w:rsidR="004604BA" w:rsidTr="4D2D20CA" w14:paraId="16F9FDA0" w14:textId="77777777">
        <w:trPr>
          <w:trHeight w:val="567"/>
        </w:trPr>
        <w:tc>
          <w:tcPr>
            <w:tcW w:w="15304" w:type="dxa"/>
            <w:gridSpan w:val="3"/>
            <w:shd w:val="clear" w:color="auto" w:fill="DEEBF6"/>
            <w:vAlign w:val="center"/>
          </w:tcPr>
          <w:p w:rsidR="004604BA" w:rsidRDefault="00C11DB8" w14:paraId="62DC7B19" w14:textId="77777777">
            <w:pPr>
              <w:jc w:val="center"/>
              <w:rPr>
                <w:rFonts w:ascii="Calibri" w:hAnsi="Calibri" w:cs="Calibri"/>
                <w:b/>
                <w:sz w:val="32"/>
                <w:szCs w:val="32"/>
              </w:rPr>
            </w:pPr>
            <w:r>
              <w:rPr>
                <w:rFonts w:ascii="Calibri" w:hAnsi="Calibri" w:cs="Calibri"/>
                <w:b/>
                <w:sz w:val="32"/>
                <w:szCs w:val="32"/>
              </w:rPr>
              <w:t>Recommendation and Overall Comments</w:t>
            </w:r>
          </w:p>
          <w:p w:rsidR="004604BA" w:rsidRDefault="004604BA" w14:paraId="3F6B6B23" w14:textId="77777777">
            <w:pPr>
              <w:rPr>
                <w:rFonts w:ascii="Calibri" w:hAnsi="Calibri" w:cs="Calibri"/>
                <w:sz w:val="20"/>
                <w:szCs w:val="20"/>
              </w:rPr>
            </w:pPr>
          </w:p>
        </w:tc>
      </w:tr>
      <w:tr w:rsidR="004604BA" w:rsidTr="4D2D20CA" w14:paraId="24CC04D4" w14:textId="77777777">
        <w:trPr>
          <w:trHeight w:val="567"/>
        </w:trPr>
        <w:tc>
          <w:tcPr>
            <w:tcW w:w="4815" w:type="dxa"/>
          </w:tcPr>
          <w:p w:rsidR="004604BA" w:rsidRDefault="00C11DB8" w14:paraId="0F83A9C9" w14:textId="77777777">
            <w:pPr>
              <w:jc w:val="center"/>
              <w:rPr>
                <w:rFonts w:ascii="Calibri" w:hAnsi="Calibri" w:cs="Calibri"/>
              </w:rPr>
            </w:pPr>
            <w:r>
              <w:rPr>
                <w:rFonts w:ascii="Calibri" w:hAnsi="Calibri" w:cs="Calibri"/>
                <w:b/>
              </w:rPr>
              <w:t>APPROVE MODULE</w:t>
            </w:r>
          </w:p>
        </w:tc>
        <w:tc>
          <w:tcPr>
            <w:tcW w:w="4678" w:type="dxa"/>
          </w:tcPr>
          <w:p w:rsidR="004604BA" w:rsidRDefault="00C11DB8" w14:paraId="49154282" w14:textId="77777777">
            <w:pPr>
              <w:jc w:val="center"/>
              <w:rPr>
                <w:rFonts w:ascii="Calibri" w:hAnsi="Calibri" w:cs="Calibri"/>
                <w:b/>
              </w:rPr>
            </w:pPr>
            <w:r>
              <w:rPr>
                <w:rFonts w:ascii="Calibri" w:hAnsi="Calibri" w:cs="Calibri"/>
                <w:b/>
              </w:rPr>
              <w:t>APPROVE SUBJECT TO MINOR AMENDMENTS</w:t>
            </w:r>
          </w:p>
          <w:p w:rsidR="004604BA" w:rsidRDefault="29956F7A" w14:paraId="4FA561CC" w14:textId="3BAD02D7">
            <w:pPr>
              <w:jc w:val="center"/>
              <w:rPr>
                <w:rFonts w:ascii="Calibri" w:hAnsi="Calibri" w:cs="Calibri"/>
              </w:rPr>
            </w:pPr>
            <w:r w:rsidRPr="4D2D20CA">
              <w:rPr>
                <w:rFonts w:ascii="Calibri" w:hAnsi="Calibri" w:cs="Calibri"/>
              </w:rPr>
              <w:t>x</w:t>
            </w:r>
          </w:p>
        </w:tc>
        <w:tc>
          <w:tcPr>
            <w:tcW w:w="5811" w:type="dxa"/>
          </w:tcPr>
          <w:p w:rsidR="004604BA" w:rsidRDefault="00C11DB8" w14:paraId="16A5B085" w14:textId="77777777">
            <w:pPr>
              <w:jc w:val="center"/>
              <w:rPr>
                <w:rFonts w:ascii="Calibri" w:hAnsi="Calibri" w:cs="Calibri"/>
                <w:b/>
              </w:rPr>
            </w:pPr>
            <w:r>
              <w:rPr>
                <w:rFonts w:ascii="Calibri" w:hAnsi="Calibri" w:cs="Calibri"/>
                <w:b/>
              </w:rPr>
              <w:t>REVISE MODULE</w:t>
            </w:r>
          </w:p>
          <w:p w:rsidR="004604BA" w:rsidP="4D2D20CA" w:rsidRDefault="004604BA" w14:paraId="6D7196E3" w14:textId="499B58B7">
            <w:pPr>
              <w:jc w:val="center"/>
              <w:rPr>
                <w:rFonts w:ascii="Calibri" w:hAnsi="Calibri" w:cs="Calibri"/>
                <w:b/>
                <w:bCs/>
              </w:rPr>
            </w:pPr>
          </w:p>
          <w:p w:rsidR="004604BA" w:rsidRDefault="004604BA" w14:paraId="39B661A0" w14:textId="77777777">
            <w:pPr>
              <w:jc w:val="center"/>
              <w:rPr>
                <w:rFonts w:ascii="Calibri" w:hAnsi="Calibri" w:cs="Calibri"/>
              </w:rPr>
            </w:pPr>
          </w:p>
        </w:tc>
      </w:tr>
      <w:tr w:rsidR="004604BA" w:rsidTr="4D2D20CA" w14:paraId="28A0CA54" w14:textId="77777777">
        <w:trPr>
          <w:trHeight w:val="1748"/>
        </w:trPr>
        <w:tc>
          <w:tcPr>
            <w:tcW w:w="15304" w:type="dxa"/>
            <w:gridSpan w:val="3"/>
            <w:vAlign w:val="center"/>
          </w:tcPr>
          <w:p w:rsidR="004604BA" w:rsidRDefault="00C11DB8" w14:paraId="41E1FA5A" w14:textId="77777777">
            <w:pPr>
              <w:rPr>
                <w:rFonts w:ascii="Calibri" w:hAnsi="Calibri" w:cs="Calibri"/>
                <w:b/>
              </w:rPr>
            </w:pPr>
            <w:r w:rsidRPr="4D2D20CA">
              <w:rPr>
                <w:rFonts w:ascii="Calibri" w:hAnsi="Calibri" w:cs="Calibri"/>
                <w:b/>
                <w:bCs/>
              </w:rPr>
              <w:t>Rationale for introducing the new module on an existing programme:</w:t>
            </w:r>
          </w:p>
          <w:p w:rsidR="4D2D20CA" w:rsidP="4D2D20CA" w:rsidRDefault="4D2D20CA" w14:paraId="7695B5CE" w14:textId="64C45B17">
            <w:pPr>
              <w:rPr>
                <w:rFonts w:ascii="Calibri" w:hAnsi="Calibri" w:cs="Calibri"/>
                <w:b/>
                <w:bCs/>
              </w:rPr>
            </w:pPr>
          </w:p>
          <w:p w:rsidR="7675BDA1" w:rsidP="4D2D20CA" w:rsidRDefault="7675BDA1" w14:paraId="3203BF33" w14:textId="77F860E3">
            <w:pPr>
              <w:rPr>
                <w:rFonts w:ascii="Calibri" w:hAnsi="Calibri" w:cs="Calibri"/>
                <w:b/>
                <w:bCs/>
              </w:rPr>
            </w:pPr>
            <w:r w:rsidRPr="4D2D20CA">
              <w:rPr>
                <w:rFonts w:ascii="Calibri" w:hAnsi="Calibri" w:cs="Calibri"/>
                <w:b/>
                <w:bCs/>
              </w:rPr>
              <w:t>Not included.</w:t>
            </w:r>
          </w:p>
          <w:p w:rsidR="004604BA" w:rsidRDefault="004604BA" w14:paraId="154E3786" w14:textId="77777777">
            <w:pPr>
              <w:rPr>
                <w:rFonts w:ascii="Calibri" w:hAnsi="Calibri" w:cs="Calibri"/>
                <w:b/>
              </w:rPr>
            </w:pPr>
          </w:p>
          <w:p w:rsidR="004604BA" w:rsidRDefault="004604BA" w14:paraId="74B4C793" w14:textId="77777777">
            <w:pPr>
              <w:rPr>
                <w:rFonts w:ascii="Calibri" w:hAnsi="Calibri" w:cs="Calibri"/>
                <w:b/>
              </w:rPr>
            </w:pPr>
          </w:p>
          <w:p w:rsidR="004604BA" w:rsidRDefault="004604BA" w14:paraId="56593F92" w14:textId="77777777">
            <w:pPr>
              <w:tabs>
                <w:tab w:val="left" w:pos="15087"/>
              </w:tabs>
              <w:rPr>
                <w:rFonts w:ascii="Calibri" w:hAnsi="Calibri" w:cs="Calibri"/>
                <w:b/>
              </w:rPr>
            </w:pPr>
          </w:p>
          <w:p w:rsidR="004604BA" w:rsidRDefault="004604BA" w14:paraId="38E8B6E8" w14:textId="77777777">
            <w:pPr>
              <w:tabs>
                <w:tab w:val="left" w:pos="15087"/>
              </w:tabs>
              <w:rPr>
                <w:rFonts w:ascii="Calibri" w:hAnsi="Calibri" w:cs="Calibri"/>
                <w:b/>
              </w:rPr>
            </w:pPr>
          </w:p>
          <w:p w:rsidR="004604BA" w:rsidRDefault="004604BA" w14:paraId="52BDA737" w14:textId="77777777">
            <w:pPr>
              <w:tabs>
                <w:tab w:val="left" w:pos="15087"/>
              </w:tabs>
              <w:rPr>
                <w:rFonts w:ascii="Calibri" w:hAnsi="Calibri" w:cs="Calibri"/>
                <w:b/>
              </w:rPr>
            </w:pPr>
          </w:p>
          <w:p w:rsidR="004604BA" w:rsidRDefault="004604BA" w14:paraId="50C4C704" w14:textId="77777777">
            <w:pPr>
              <w:tabs>
                <w:tab w:val="left" w:pos="15087"/>
              </w:tabs>
              <w:rPr>
                <w:rFonts w:ascii="Calibri" w:hAnsi="Calibri" w:cs="Calibri"/>
                <w:b/>
              </w:rPr>
            </w:pPr>
          </w:p>
          <w:p w:rsidR="004604BA" w:rsidRDefault="004604BA" w14:paraId="2813BCB8" w14:textId="77777777">
            <w:pPr>
              <w:tabs>
                <w:tab w:val="left" w:pos="15087"/>
              </w:tabs>
              <w:rPr>
                <w:rFonts w:ascii="Calibri" w:hAnsi="Calibri" w:cs="Calibri"/>
                <w:b/>
              </w:rPr>
            </w:pPr>
          </w:p>
          <w:p w:rsidR="004604BA" w:rsidRDefault="004604BA" w14:paraId="183BB7A3" w14:textId="77777777">
            <w:pPr>
              <w:tabs>
                <w:tab w:val="left" w:pos="15087"/>
              </w:tabs>
              <w:rPr>
                <w:rFonts w:ascii="Calibri" w:hAnsi="Calibri" w:cs="Calibri"/>
                <w:b/>
              </w:rPr>
            </w:pPr>
          </w:p>
          <w:p w:rsidR="004604BA" w:rsidRDefault="004604BA" w14:paraId="4600A50E" w14:textId="77777777">
            <w:pPr>
              <w:tabs>
                <w:tab w:val="left" w:pos="15087"/>
              </w:tabs>
              <w:rPr>
                <w:rFonts w:ascii="Calibri" w:hAnsi="Calibri" w:cs="Calibri"/>
                <w:b/>
              </w:rPr>
            </w:pPr>
          </w:p>
          <w:p w:rsidR="004604BA" w:rsidRDefault="004604BA" w14:paraId="21C8F6CF" w14:textId="77777777">
            <w:pPr>
              <w:tabs>
                <w:tab w:val="left" w:pos="15087"/>
              </w:tabs>
              <w:rPr>
                <w:rFonts w:ascii="Calibri" w:hAnsi="Calibri" w:cs="Calibri"/>
                <w:b/>
              </w:rPr>
            </w:pPr>
          </w:p>
          <w:p w:rsidR="004604BA" w:rsidRDefault="004604BA" w14:paraId="35B12C2E" w14:textId="77777777">
            <w:pPr>
              <w:tabs>
                <w:tab w:val="left" w:pos="15087"/>
              </w:tabs>
              <w:rPr>
                <w:rFonts w:ascii="Calibri" w:hAnsi="Calibri" w:cs="Calibri"/>
                <w:b/>
              </w:rPr>
            </w:pPr>
          </w:p>
          <w:p w:rsidR="004604BA" w:rsidRDefault="004604BA" w14:paraId="68F8B767" w14:textId="77777777">
            <w:pPr>
              <w:rPr>
                <w:rFonts w:ascii="Calibri" w:hAnsi="Calibri" w:cs="Calibri"/>
              </w:rPr>
            </w:pPr>
          </w:p>
        </w:tc>
      </w:tr>
      <w:tr w:rsidR="004604BA" w:rsidTr="4D2D20CA" w14:paraId="20300151" w14:textId="77777777">
        <w:trPr>
          <w:trHeight w:val="1747"/>
        </w:trPr>
        <w:tc>
          <w:tcPr>
            <w:tcW w:w="15304" w:type="dxa"/>
            <w:gridSpan w:val="3"/>
          </w:tcPr>
          <w:p w:rsidR="004604BA" w:rsidRDefault="00C11DB8" w14:paraId="3B7EBF2C" w14:textId="77777777">
            <w:pPr>
              <w:rPr>
                <w:rFonts w:ascii="Calibri" w:hAnsi="Calibri" w:cs="Calibri"/>
                <w:b/>
              </w:rPr>
            </w:pPr>
            <w:r w:rsidRPr="4D2D20CA">
              <w:rPr>
                <w:rFonts w:ascii="Calibri" w:hAnsi="Calibri" w:cs="Calibri"/>
                <w:b/>
                <w:bCs/>
              </w:rPr>
              <w:lastRenderedPageBreak/>
              <w:t xml:space="preserve">Overall Comments from Review Team </w:t>
            </w:r>
            <w:r w:rsidRPr="4D2D20CA">
              <w:rPr>
                <w:rFonts w:ascii="Calibri" w:hAnsi="Calibri" w:cs="Calibri"/>
                <w:i/>
                <w:iCs/>
              </w:rPr>
              <w:t>(please provide a summary of your decision and a justification for it)</w:t>
            </w:r>
            <w:r w:rsidRPr="4D2D20CA">
              <w:rPr>
                <w:rFonts w:ascii="Calibri" w:hAnsi="Calibri" w:cs="Calibri"/>
                <w:b/>
                <w:bCs/>
              </w:rPr>
              <w:t>:</w:t>
            </w:r>
          </w:p>
          <w:p w:rsidR="4D2D20CA" w:rsidP="4D2D20CA" w:rsidRDefault="4D2D20CA" w14:paraId="2CC85FEC" w14:textId="32AE6030">
            <w:pPr>
              <w:rPr>
                <w:rFonts w:ascii="Calibri" w:hAnsi="Calibri" w:cs="Calibri"/>
                <w:b/>
                <w:bCs/>
              </w:rPr>
            </w:pPr>
          </w:p>
          <w:p w:rsidR="004604BA" w:rsidP="4D2D20CA" w:rsidRDefault="49C6B58D" w14:paraId="583E5D0F" w14:textId="731FBBBF">
            <w:pPr>
              <w:contextualSpacing/>
              <w:rPr>
                <w:rFonts w:ascii="Calibri" w:hAnsi="Calibri" w:cs="Calibri"/>
              </w:rPr>
            </w:pPr>
            <w:r w:rsidRPr="4D2D20CA">
              <w:rPr>
                <w:rFonts w:ascii="Calibri" w:hAnsi="Calibri" w:cs="Calibri"/>
              </w:rPr>
              <w:t xml:space="preserve">There are some good </w:t>
            </w:r>
            <w:proofErr w:type="gramStart"/>
            <w:r w:rsidRPr="4D2D20CA">
              <w:rPr>
                <w:rFonts w:ascii="Calibri" w:hAnsi="Calibri" w:cs="Calibri"/>
              </w:rPr>
              <w:t>section</w:t>
            </w:r>
            <w:proofErr w:type="gramEnd"/>
            <w:r w:rsidRPr="4D2D20CA">
              <w:rPr>
                <w:rFonts w:ascii="Calibri" w:hAnsi="Calibri" w:cs="Calibri"/>
              </w:rPr>
              <w:t xml:space="preserve"> but key fields are blank – </w:t>
            </w:r>
            <w:proofErr w:type="spellStart"/>
            <w:r w:rsidRPr="4D2D20CA">
              <w:rPr>
                <w:rFonts w:ascii="Calibri" w:hAnsi="Calibri" w:cs="Calibri"/>
              </w:rPr>
              <w:t>eg</w:t>
            </w:r>
            <w:proofErr w:type="spellEnd"/>
            <w:r w:rsidRPr="4D2D20CA">
              <w:rPr>
                <w:rFonts w:ascii="Calibri" w:hAnsi="Calibri" w:cs="Calibri"/>
              </w:rPr>
              <w:t xml:space="preserve"> Assessment </w:t>
            </w:r>
            <w:r w:rsidRPr="4D2D20CA" w:rsidR="1B15B06E">
              <w:rPr>
                <w:rFonts w:ascii="Calibri" w:hAnsi="Calibri" w:cs="Calibri"/>
              </w:rPr>
              <w:t>Strategy</w:t>
            </w:r>
            <w:r w:rsidRPr="4D2D20CA">
              <w:rPr>
                <w:rFonts w:ascii="Calibri" w:hAnsi="Calibri" w:cs="Calibri"/>
              </w:rPr>
              <w:t xml:space="preserve"> and other lacks key information – </w:t>
            </w:r>
            <w:proofErr w:type="spellStart"/>
            <w:r w:rsidRPr="4D2D20CA">
              <w:rPr>
                <w:rFonts w:ascii="Calibri" w:hAnsi="Calibri" w:cs="Calibri"/>
              </w:rPr>
              <w:t>eg</w:t>
            </w:r>
            <w:proofErr w:type="spellEnd"/>
            <w:r w:rsidRPr="4D2D20CA">
              <w:rPr>
                <w:rFonts w:ascii="Calibri" w:hAnsi="Calibri" w:cs="Calibri"/>
              </w:rPr>
              <w:t xml:space="preserve"> T&amp;L has no </w:t>
            </w:r>
            <w:r w:rsidRPr="4D2D20CA" w:rsidR="57CC3EEF">
              <w:rPr>
                <w:rFonts w:ascii="Calibri" w:hAnsi="Calibri" w:cs="Calibri"/>
              </w:rPr>
              <w:t>reference</w:t>
            </w:r>
            <w:r w:rsidRPr="4D2D20CA">
              <w:rPr>
                <w:rFonts w:ascii="Calibri" w:hAnsi="Calibri" w:cs="Calibri"/>
              </w:rPr>
              <w:t xml:space="preserve"> to </w:t>
            </w:r>
            <w:proofErr w:type="spellStart"/>
            <w:r w:rsidRPr="4D2D20CA">
              <w:rPr>
                <w:rFonts w:ascii="Calibri" w:hAnsi="Calibri" w:cs="Calibri"/>
              </w:rPr>
              <w:t>to</w:t>
            </w:r>
            <w:proofErr w:type="spellEnd"/>
            <w:r w:rsidRPr="4D2D20CA">
              <w:rPr>
                <w:rFonts w:ascii="Calibri" w:hAnsi="Calibri" w:cs="Calibri"/>
              </w:rPr>
              <w:t xml:space="preserve"> LCF</w:t>
            </w:r>
          </w:p>
          <w:p w:rsidR="004604BA" w:rsidP="4D2D20CA" w:rsidRDefault="004604BA" w14:paraId="0878DFD7" w14:textId="6A4A62B1">
            <w:pPr>
              <w:contextualSpacing/>
              <w:rPr>
                <w:rFonts w:ascii="Calibri" w:hAnsi="Calibri" w:cs="Calibri"/>
                <w:b/>
                <w:bCs/>
              </w:rPr>
            </w:pPr>
          </w:p>
        </w:tc>
      </w:tr>
      <w:tr w:rsidR="004604BA" w:rsidTr="4D2D20CA" w14:paraId="42D69F47" w14:textId="77777777">
        <w:trPr>
          <w:trHeight w:val="1747"/>
        </w:trPr>
        <w:tc>
          <w:tcPr>
            <w:tcW w:w="15304" w:type="dxa"/>
            <w:gridSpan w:val="3"/>
          </w:tcPr>
          <w:p w:rsidR="004604BA" w:rsidRDefault="00C11DB8" w14:paraId="6CAF3B78" w14:textId="77777777">
            <w:pPr>
              <w:tabs>
                <w:tab w:val="left" w:pos="15087"/>
              </w:tabs>
              <w:rPr>
                <w:rFonts w:ascii="Calibri" w:hAnsi="Calibri" w:cs="Calibri"/>
                <w:b/>
              </w:rPr>
            </w:pPr>
            <w:r>
              <w:rPr>
                <w:rFonts w:ascii="Calibri" w:hAnsi="Calibri" w:cs="Calibri"/>
                <w:b/>
              </w:rPr>
              <w:t xml:space="preserve">Additional Comments from Chairs </w:t>
            </w:r>
            <w:r>
              <w:rPr>
                <w:rFonts w:ascii="Calibri" w:hAnsi="Calibri" w:cs="Calibri"/>
                <w:i/>
              </w:rPr>
              <w:t>(to be included after SSP meeting)</w:t>
            </w:r>
            <w:r>
              <w:rPr>
                <w:rFonts w:ascii="Calibri" w:hAnsi="Calibri" w:cs="Calibri"/>
                <w:b/>
              </w:rPr>
              <w:t>:</w:t>
            </w:r>
          </w:p>
          <w:p w:rsidR="004604BA" w:rsidRDefault="004604BA" w14:paraId="19894988" w14:textId="77777777">
            <w:pPr>
              <w:rPr>
                <w:rFonts w:ascii="Calibri" w:hAnsi="Calibri" w:cs="Calibri"/>
                <w:b/>
              </w:rPr>
            </w:pPr>
          </w:p>
        </w:tc>
      </w:tr>
    </w:tbl>
    <w:p w:rsidR="004604BA" w:rsidRDefault="004604BA" w14:paraId="3EA93B76" w14:textId="77777777">
      <w:pPr>
        <w:ind w:left="567" w:hanging="567"/>
        <w:rPr>
          <w:b/>
          <w:sz w:val="28"/>
          <w:szCs w:val="28"/>
        </w:rPr>
      </w:pPr>
    </w:p>
    <w:p w:rsidR="004604BA" w:rsidRDefault="00C11DB8" w14:paraId="7D5B0172" w14:textId="77777777">
      <w:pPr>
        <w:rPr>
          <w:b/>
          <w:sz w:val="28"/>
          <w:szCs w:val="28"/>
          <w:u w:val="single"/>
        </w:rPr>
      </w:pPr>
      <w:r>
        <w:rPr>
          <w:b/>
          <w:sz w:val="28"/>
          <w:szCs w:val="28"/>
          <w:u w:val="single"/>
        </w:rPr>
        <w:t>Module Details</w:t>
      </w:r>
    </w:p>
    <w:tbl>
      <w:tblPr>
        <w:tblStyle w:val="TableGrid"/>
        <w:tblpPr w:leftFromText="180" w:rightFromText="180" w:vertAnchor="text" w:horzAnchor="page" w:tblpX="712" w:tblpY="225"/>
        <w:tblOverlap w:val="never"/>
        <w:tblW w:w="15309" w:type="dxa"/>
        <w:tblLook w:val="04A0" w:firstRow="1" w:lastRow="0" w:firstColumn="1" w:lastColumn="0" w:noHBand="0" w:noVBand="1"/>
      </w:tblPr>
      <w:tblGrid>
        <w:gridCol w:w="5836"/>
        <w:gridCol w:w="1389"/>
        <w:gridCol w:w="8084"/>
      </w:tblGrid>
      <w:tr w:rsidR="004604BA" w:rsidTr="3A7ED792" w14:paraId="380FBA70" w14:textId="77777777">
        <w:tc>
          <w:tcPr>
            <w:tcW w:w="5836" w:type="dxa"/>
            <w:shd w:val="clear" w:color="auto" w:fill="FFFFCD"/>
            <w:tcMar/>
          </w:tcPr>
          <w:p w:rsidR="004604BA" w:rsidRDefault="00C11DB8" w14:paraId="27535B9D" w14:textId="77777777">
            <w:pPr>
              <w:numPr>
                <w:ilvl w:val="0"/>
                <w:numId w:val="3"/>
              </w:numPr>
              <w:rPr>
                <w:rFonts w:ascii="Calibri" w:hAnsi="Calibri" w:cs="Calibri"/>
                <w:b/>
                <w:sz w:val="28"/>
                <w:szCs w:val="28"/>
              </w:rPr>
            </w:pPr>
            <w:r>
              <w:rPr>
                <w:rFonts w:ascii="Calibri" w:hAnsi="Calibri" w:cs="Calibri"/>
                <w:b/>
                <w:sz w:val="28"/>
                <w:szCs w:val="28"/>
              </w:rPr>
              <w:t xml:space="preserve"> DETAILS TAB</w:t>
            </w:r>
          </w:p>
        </w:tc>
        <w:tc>
          <w:tcPr>
            <w:tcW w:w="1389" w:type="dxa"/>
            <w:shd w:val="clear" w:color="auto" w:fill="FFFFCD"/>
            <w:tcMar/>
          </w:tcPr>
          <w:p w:rsidR="004604BA" w:rsidRDefault="004604BA" w14:paraId="43EE70C6" w14:textId="77777777">
            <w:pPr>
              <w:jc w:val="center"/>
              <w:rPr>
                <w:b/>
              </w:rPr>
            </w:pPr>
          </w:p>
        </w:tc>
        <w:tc>
          <w:tcPr>
            <w:tcW w:w="8084" w:type="dxa"/>
            <w:shd w:val="clear" w:color="auto" w:fill="FFFFCD"/>
            <w:tcMar/>
          </w:tcPr>
          <w:p w:rsidR="004604BA" w:rsidRDefault="004604BA" w14:paraId="2D69347F" w14:textId="77777777">
            <w:pPr>
              <w:rPr>
                <w:b/>
              </w:rPr>
            </w:pPr>
          </w:p>
        </w:tc>
      </w:tr>
      <w:tr w:rsidR="004604BA" w:rsidTr="3A7ED792" w14:paraId="6D5AF6F9" w14:textId="77777777">
        <w:tc>
          <w:tcPr>
            <w:tcW w:w="5836" w:type="dxa"/>
            <w:shd w:val="clear" w:color="auto" w:fill="FFFFFF" w:themeFill="background1"/>
            <w:tcMar/>
          </w:tcPr>
          <w:p w:rsidR="004604BA" w:rsidRDefault="00C11DB8" w14:paraId="4E702D68" w14:textId="77777777">
            <w:pPr>
              <w:rPr>
                <w:rFonts w:ascii="Calibri" w:hAnsi="Calibri" w:cs="Calibri"/>
                <w:b/>
                <w:sz w:val="24"/>
                <w:szCs w:val="24"/>
              </w:rPr>
            </w:pPr>
            <w:r>
              <w:rPr>
                <w:rFonts w:ascii="Calibri" w:hAnsi="Calibri" w:cs="Calibri"/>
                <w:b/>
                <w:sz w:val="24"/>
                <w:szCs w:val="24"/>
              </w:rPr>
              <w:t>DETAILS:</w:t>
            </w:r>
          </w:p>
        </w:tc>
        <w:tc>
          <w:tcPr>
            <w:tcW w:w="1389" w:type="dxa"/>
            <w:shd w:val="clear" w:color="auto" w:fill="FFFFCD"/>
            <w:tcMar/>
          </w:tcPr>
          <w:p w:rsidR="004604BA" w:rsidRDefault="00C11DB8" w14:paraId="408ADD00" w14:textId="77777777">
            <w:pPr>
              <w:jc w:val="center"/>
              <w:rPr>
                <w:b/>
              </w:rPr>
            </w:pPr>
            <w:r>
              <w:rPr>
                <w:b/>
              </w:rPr>
              <w:t>Yes/No</w:t>
            </w:r>
          </w:p>
        </w:tc>
        <w:tc>
          <w:tcPr>
            <w:tcW w:w="8084" w:type="dxa"/>
            <w:shd w:val="clear" w:color="auto" w:fill="FFFFCD"/>
            <w:tcMar/>
          </w:tcPr>
          <w:p w:rsidR="004604BA" w:rsidRDefault="00C11DB8" w14:paraId="2A4D2A42" w14:textId="77777777">
            <w:pPr>
              <w:rPr>
                <w:b/>
              </w:rPr>
            </w:pPr>
            <w:r>
              <w:rPr>
                <w:b/>
              </w:rPr>
              <w:t xml:space="preserve">Additional comments if applicable </w:t>
            </w:r>
          </w:p>
        </w:tc>
      </w:tr>
      <w:tr w:rsidR="004604BA" w:rsidTr="3A7ED792" w14:paraId="7108F9C8" w14:textId="77777777">
        <w:trPr>
          <w:trHeight w:val="90"/>
        </w:trPr>
        <w:tc>
          <w:tcPr>
            <w:tcW w:w="5836" w:type="dxa"/>
            <w:shd w:val="clear" w:color="auto" w:fill="DEEBF6"/>
            <w:tcMar/>
          </w:tcPr>
          <w:p w:rsidR="004604BA" w:rsidRDefault="00C11DB8" w14:paraId="55C195DB" w14:textId="77777777">
            <w:pPr>
              <w:rPr>
                <w:rFonts w:ascii="Calibri" w:hAnsi="Calibri" w:cs="Calibri"/>
                <w:b/>
              </w:rPr>
            </w:pPr>
            <w:r>
              <w:rPr>
                <w:b/>
              </w:rPr>
              <w:t>Is the module assigned to the correct school scrutiny panel?</w:t>
            </w:r>
          </w:p>
        </w:tc>
        <w:sdt>
          <w:sdtPr>
            <w:rPr>
              <w:b/>
              <w:bCs/>
            </w:rPr>
            <w:alias w:val="please select"/>
            <w:tag w:val="please select"/>
            <w:id w:val="1604848071"/>
            <w:placeholder>
              <w:docPart w:val="51E5908886B54D1EBA4F5F41A770D0E0"/>
            </w:placeholder>
            <w:dropDownList>
              <w:listItem w:displayText="Yes" w:value="Yes"/>
              <w:listItem w:displayText="No" w:value="No"/>
            </w:dropDownList>
          </w:sdtPr>
          <w:sdtContent>
            <w:tc>
              <w:tcPr>
                <w:tcW w:w="1389" w:type="dxa"/>
                <w:tcMar/>
              </w:tcPr>
              <w:p w:rsidR="004604BA" w:rsidP="4D2D20CA" w:rsidRDefault="7BCDF371" w14:paraId="7E9EE5DF" w14:textId="717C5CA6">
                <w:pPr>
                  <w:jc w:val="center"/>
                  <w:rPr>
                    <w:b/>
                    <w:bCs/>
                  </w:rPr>
                </w:pPr>
                <w:r w:rsidRPr="4D2D20CA">
                  <w:rPr>
                    <w:b/>
                    <w:bCs/>
                  </w:rPr>
                  <w:t>Yes</w:t>
                </w:r>
              </w:p>
            </w:tc>
          </w:sdtContent>
          <w:sdtEndPr>
            <w:rPr>
              <w:b w:val="1"/>
              <w:bCs w:val="1"/>
            </w:rPr>
          </w:sdtEndPr>
        </w:sdt>
        <w:tc>
          <w:tcPr>
            <w:tcW w:w="8084" w:type="dxa"/>
            <w:tcMar/>
          </w:tcPr>
          <w:p w:rsidR="004604BA" w:rsidRDefault="004604BA" w14:paraId="30E58AC2" w14:textId="77777777">
            <w:pPr>
              <w:pStyle w:val="NormalWeb"/>
              <w:spacing w:before="0" w:beforeAutospacing="0" w:after="0" w:afterAutospacing="0"/>
              <w:rPr>
                <w:rFonts w:asciiTheme="minorHAnsi" w:hAnsiTheme="minorHAnsi"/>
                <w:bCs/>
                <w:color w:val="000000" w:themeColor="text1"/>
                <w:sz w:val="22"/>
                <w:szCs w:val="22"/>
                <w:lang w:val="en-US"/>
              </w:rPr>
            </w:pPr>
          </w:p>
        </w:tc>
      </w:tr>
      <w:tr w:rsidR="004604BA" w:rsidTr="3A7ED792" w14:paraId="7FF52117" w14:textId="77777777">
        <w:tc>
          <w:tcPr>
            <w:tcW w:w="5836" w:type="dxa"/>
            <w:shd w:val="clear" w:color="auto" w:fill="DEEBF6"/>
            <w:tcMar/>
          </w:tcPr>
          <w:p w:rsidR="004604BA" w:rsidRDefault="00C11DB8" w14:paraId="00636E8A" w14:textId="77777777">
            <w:pPr>
              <w:rPr>
                <w:b/>
              </w:rPr>
            </w:pPr>
            <w:r>
              <w:rPr>
                <w:rFonts w:ascii="Calibri" w:hAnsi="Calibri" w:cs="Calibri"/>
                <w:b/>
                <w:u w:val="single"/>
              </w:rPr>
              <w:t>Title:</w:t>
            </w:r>
            <w:r>
              <w:rPr>
                <w:rFonts w:ascii="Calibri" w:hAnsi="Calibri" w:cs="Calibri"/>
                <w:b/>
              </w:rPr>
              <w:t xml:space="preserve">  </w:t>
            </w:r>
            <w:r>
              <w:rPr>
                <w:rFonts w:ascii="Calibri" w:hAnsi="Calibri" w:cs="Calibri"/>
              </w:rPr>
              <w:t>Are both the module title and short titles suitable?</w:t>
            </w:r>
          </w:p>
        </w:tc>
        <w:sdt>
          <w:sdtPr>
            <w:rPr>
              <w:b/>
              <w:bCs/>
            </w:rPr>
            <w:alias w:val="please select"/>
            <w:tag w:val="please select"/>
            <w:id w:val="1169526480"/>
            <w:placeholder>
              <w:docPart w:val="D67CAE42EFEF4123AE99148B42E66894"/>
            </w:placeholder>
            <w:dropDownList>
              <w:listItem w:displayText="Yes" w:value="Yes"/>
              <w:listItem w:displayText="No" w:value="No"/>
            </w:dropDownList>
          </w:sdtPr>
          <w:sdtContent>
            <w:tc>
              <w:tcPr>
                <w:tcW w:w="1389" w:type="dxa"/>
                <w:tcMar/>
              </w:tcPr>
              <w:p w:rsidR="004604BA" w:rsidP="4D2D20CA" w:rsidRDefault="65D1007D" w14:paraId="0194416F" w14:textId="5CE72BC9">
                <w:pPr>
                  <w:jc w:val="center"/>
                  <w:rPr>
                    <w:b/>
                    <w:bCs/>
                  </w:rPr>
                </w:pPr>
                <w:r w:rsidRPr="4D2D20CA">
                  <w:rPr>
                    <w:b/>
                    <w:bCs/>
                  </w:rPr>
                  <w:t>No</w:t>
                </w:r>
              </w:p>
            </w:tc>
          </w:sdtContent>
          <w:sdtEndPr>
            <w:rPr>
              <w:b w:val="1"/>
              <w:bCs w:val="1"/>
            </w:rPr>
          </w:sdtEndPr>
        </w:sdt>
        <w:tc>
          <w:tcPr>
            <w:tcW w:w="8084" w:type="dxa"/>
            <w:tcMar/>
          </w:tcPr>
          <w:p w:rsidR="004604BA" w:rsidP="3A7ED792" w:rsidRDefault="65D1007D" w14:paraId="0E716953" w14:textId="5C81C980" w14:noSpellErr="1">
            <w:pPr>
              <w:pStyle w:val="NormalWeb"/>
              <w:spacing w:before="0" w:beforeAutospacing="off" w:after="0" w:afterAutospacing="off"/>
              <w:rPr>
                <w:ins w:author="Treharne, Robert" w:date="2025-03-10T09:28:52.888Z" w16du:dateUtc="2025-03-10T09:28:52.888Z" w:id="1672296258"/>
                <w:rFonts w:ascii="Calibri" w:hAnsi="Calibri" w:cs="Arial" w:asciiTheme="minorAscii" w:hAnsiTheme="minorAscii" w:cstheme="minorBidi"/>
                <w:color w:val="000000" w:themeColor="text1"/>
                <w:sz w:val="22"/>
                <w:szCs w:val="22"/>
                <w:lang w:val="en-US"/>
              </w:rPr>
            </w:pPr>
            <w:r w:rsidRPr="3A7ED792" w:rsidR="65D1007D">
              <w:rPr>
                <w:rFonts w:ascii="Calibri" w:hAnsi="Calibri" w:cs="Arial" w:asciiTheme="minorAscii" w:hAnsiTheme="minorAscii" w:cstheme="minorBidi"/>
                <w:color w:val="000000" w:themeColor="text1" w:themeTint="FF" w:themeShade="FF"/>
                <w:sz w:val="22"/>
                <w:szCs w:val="22"/>
                <w:lang w:val="en-US"/>
              </w:rPr>
              <w:t>MUST BE COMPLETED FOR APPROVAL, MAX 30 CHARACTERS</w:t>
            </w:r>
          </w:p>
          <w:p w:rsidR="3A7ED792" w:rsidP="3A7ED792" w:rsidRDefault="3A7ED792" w14:paraId="382FBB95" w14:textId="3043AB17">
            <w:pPr>
              <w:pStyle w:val="NormalWeb"/>
              <w:spacing w:before="0" w:beforeAutospacing="off" w:after="0" w:afterAutospacing="off"/>
              <w:rPr>
                <w:ins w:author="Treharne, Robert" w:date="2025-03-10T09:28:53.02Z" w16du:dateUtc="2025-03-10T09:28:53.02Z" w:id="1550860087"/>
                <w:rFonts w:ascii="Calibri" w:hAnsi="Calibri" w:cs="Arial" w:asciiTheme="minorAscii" w:hAnsiTheme="minorAscii" w:cstheme="minorBidi"/>
                <w:color w:val="000000" w:themeColor="text1" w:themeTint="FF" w:themeShade="FF"/>
                <w:sz w:val="22"/>
                <w:szCs w:val="22"/>
                <w:lang w:val="en-US"/>
              </w:rPr>
            </w:pPr>
          </w:p>
          <w:p w:rsidR="58C141FE" w:rsidP="3A7ED792" w:rsidRDefault="58C141FE" w14:paraId="0C7BF75A" w14:textId="33C40C73">
            <w:pPr>
              <w:pStyle w:val="NormalWeb"/>
              <w:spacing w:before="0" w:beforeAutospacing="off" w:after="0" w:afterAutospacing="off"/>
              <w:rPr>
                <w:ins w:author="Treharne, Robert" w:date="2025-03-10T09:30:03.404Z" w16du:dateUtc="2025-03-10T09:30:03.404Z" w:id="1325262968"/>
                <w:rFonts w:ascii="Calibri" w:hAnsi="Calibri" w:cs="Arial" w:asciiTheme="minorAscii" w:hAnsiTheme="minorAscii" w:cstheme="minorBidi"/>
                <w:color w:val="000000" w:themeColor="text1" w:themeTint="FF" w:themeShade="FF"/>
                <w:sz w:val="22"/>
                <w:szCs w:val="22"/>
                <w:lang w:val="en-US"/>
              </w:rPr>
            </w:pPr>
            <w:ins w:author="Treharne, Robert" w:date="2025-03-10T09:29:25.257Z" w:id="586432570">
              <w:r w:rsidRPr="3A7ED792" w:rsidR="58C141FE">
                <w:rPr>
                  <w:rFonts w:ascii="Calibri" w:hAnsi="Calibri" w:cs="Arial" w:asciiTheme="minorAscii" w:hAnsiTheme="minorAscii" w:cstheme="minorBidi"/>
                  <w:color w:val="000000" w:themeColor="text1" w:themeTint="FF" w:themeShade="FF"/>
                  <w:sz w:val="22"/>
                  <w:szCs w:val="22"/>
                  <w:lang w:val="en-US"/>
                </w:rPr>
                <w:t>Module Title: Bioinformatics and Computational Biology</w:t>
              </w:r>
            </w:ins>
          </w:p>
          <w:p w:rsidR="1F61191B" w:rsidP="3A7ED792" w:rsidRDefault="1F61191B" w14:paraId="007182DD" w14:textId="77483A88">
            <w:pPr>
              <w:pStyle w:val="NormalWeb"/>
              <w:spacing w:before="0" w:beforeAutospacing="off" w:after="0" w:afterAutospacing="off"/>
              <w:rPr>
                <w:rFonts w:ascii="Calibri" w:hAnsi="Calibri" w:cs="Arial" w:asciiTheme="minorAscii" w:hAnsiTheme="minorAscii" w:cstheme="minorBidi"/>
                <w:color w:val="000000" w:themeColor="text1" w:themeTint="FF" w:themeShade="FF"/>
                <w:sz w:val="22"/>
                <w:szCs w:val="22"/>
                <w:lang w:val="en-US"/>
              </w:rPr>
            </w:pPr>
            <w:ins w:author="Treharne, Robert" w:date="2025-03-10T09:30:16.144Z" w:id="830685498">
              <w:r w:rsidRPr="3A7ED792" w:rsidR="1F61191B">
                <w:rPr>
                  <w:rFonts w:ascii="Calibri" w:hAnsi="Calibri" w:cs="Arial" w:asciiTheme="minorAscii" w:hAnsiTheme="minorAscii" w:cstheme="minorBidi"/>
                  <w:color w:val="000000" w:themeColor="text1" w:themeTint="FF" w:themeShade="FF"/>
                  <w:sz w:val="22"/>
                  <w:szCs w:val="22"/>
                  <w:lang w:val="en-US"/>
                </w:rPr>
                <w:t>Short Title: Bioinformatics &amp; Comp. Bio.</w:t>
              </w:r>
            </w:ins>
          </w:p>
          <w:p w:rsidR="004604BA" w:rsidP="4D2D20CA" w:rsidRDefault="004604BA" w14:paraId="2F9EF3A1" w14:textId="06C68D39">
            <w:pPr>
              <w:pStyle w:val="NormalWeb"/>
              <w:spacing w:before="0" w:beforeAutospacing="0" w:after="0" w:afterAutospacing="0"/>
              <w:rPr>
                <w:rFonts w:asciiTheme="minorHAnsi" w:hAnsiTheme="minorHAnsi" w:cstheme="minorBidi"/>
                <w:color w:val="000000" w:themeColor="text1"/>
                <w:sz w:val="22"/>
                <w:szCs w:val="22"/>
                <w:lang w:val="en-US"/>
              </w:rPr>
            </w:pPr>
          </w:p>
        </w:tc>
      </w:tr>
      <w:tr w:rsidR="004604BA" w:rsidTr="3A7ED792" w14:paraId="4873F0E6" w14:textId="77777777">
        <w:tc>
          <w:tcPr>
            <w:tcW w:w="5836" w:type="dxa"/>
            <w:shd w:val="clear" w:color="auto" w:fill="DEEBF6"/>
            <w:tcMar/>
          </w:tcPr>
          <w:p w:rsidR="004604BA" w:rsidRDefault="00C11DB8" w14:paraId="7A037E51" w14:textId="77777777">
            <w:pPr>
              <w:rPr>
                <w:rFonts w:ascii="Calibri" w:hAnsi="Calibri" w:cs="Calibri"/>
                <w:b/>
              </w:rPr>
            </w:pPr>
            <w:r>
              <w:rPr>
                <w:rFonts w:ascii="Calibri" w:hAnsi="Calibri" w:cs="Calibri"/>
                <w:b/>
                <w:u w:val="single"/>
              </w:rPr>
              <w:t>Module Code</w:t>
            </w:r>
            <w:r>
              <w:rPr>
                <w:rFonts w:ascii="Calibri" w:hAnsi="Calibri" w:cs="Calibri"/>
                <w:b/>
              </w:rPr>
              <w:t xml:space="preserve">:  </w:t>
            </w:r>
            <w:r>
              <w:rPr>
                <w:rFonts w:ascii="Calibri" w:hAnsi="Calibri" w:cs="Calibri"/>
              </w:rPr>
              <w:t>Is there a valid module code?</w:t>
            </w:r>
          </w:p>
        </w:tc>
        <w:tc>
          <w:tcPr>
            <w:tcW w:w="1389" w:type="dxa"/>
            <w:tcMar/>
          </w:tcPr>
          <w:sdt>
            <w:sdtPr>
              <w:rPr>
                <w:b/>
                <w:bCs/>
              </w:rPr>
              <w:alias w:val="please select"/>
              <w:tag w:val="please select"/>
              <w:id w:val="1736427880"/>
              <w:placeholder>
                <w:docPart w:val="DFA5B7504F114E6F918B8A4BC86F2AC7"/>
              </w:placeholder>
              <w:dropDownList>
                <w:listItem w:displayText="Yes" w:value="Yes"/>
                <w:listItem w:displayText="No" w:value="No"/>
              </w:dropDownList>
            </w:sdtPr>
            <w:sdtContent>
              <w:p w:rsidR="004604BA" w:rsidP="4D2D20CA" w:rsidRDefault="5C4D8B57" w14:paraId="7311D924" w14:textId="559FAF8F">
                <w:pPr>
                  <w:jc w:val="center"/>
                  <w:rPr>
                    <w:b/>
                    <w:bCs/>
                  </w:rPr>
                </w:pPr>
                <w:r w:rsidRPr="4D2D20CA">
                  <w:rPr>
                    <w:b/>
                    <w:bCs/>
                  </w:rPr>
                  <w:t>Yes</w:t>
                </w:r>
              </w:p>
            </w:sdtContent>
            <w:sdtEndPr>
              <w:rPr>
                <w:b w:val="1"/>
                <w:bCs w:val="1"/>
              </w:rPr>
            </w:sdtEndPr>
          </w:sdt>
          <w:p w:rsidR="004604BA" w:rsidRDefault="004604BA" w14:paraId="0EC433B1" w14:textId="77777777">
            <w:pPr>
              <w:jc w:val="center"/>
              <w:rPr>
                <w:b/>
              </w:rPr>
            </w:pPr>
          </w:p>
        </w:tc>
        <w:tc>
          <w:tcPr>
            <w:tcW w:w="8084" w:type="dxa"/>
            <w:tcMar/>
          </w:tcPr>
          <w:p w:rsidR="004604BA" w:rsidRDefault="004604BA" w14:paraId="17FFB949" w14:textId="77777777">
            <w:pPr>
              <w:pStyle w:val="NormalWeb"/>
              <w:spacing w:before="0" w:beforeAutospacing="0" w:after="0" w:afterAutospacing="0"/>
              <w:rPr>
                <w:rFonts w:asciiTheme="minorHAnsi" w:hAnsiTheme="minorHAnsi" w:cstheme="minorHAnsi"/>
                <w:color w:val="000000" w:themeColor="text1"/>
                <w:sz w:val="22"/>
                <w:szCs w:val="22"/>
                <w:lang w:val="en-US"/>
              </w:rPr>
            </w:pPr>
          </w:p>
        </w:tc>
      </w:tr>
      <w:tr w:rsidR="004604BA" w:rsidTr="3A7ED792" w14:paraId="2D036E98" w14:textId="77777777">
        <w:tc>
          <w:tcPr>
            <w:tcW w:w="5836" w:type="dxa"/>
            <w:shd w:val="clear" w:color="auto" w:fill="DEEBF6"/>
            <w:tcMar/>
          </w:tcPr>
          <w:p w:rsidR="004604BA" w:rsidRDefault="00C11DB8" w14:paraId="22ED770E" w14:textId="77777777">
            <w:pPr>
              <w:rPr>
                <w:rFonts w:ascii="Calibri" w:hAnsi="Calibri" w:cs="Calibri"/>
                <w:b/>
              </w:rPr>
            </w:pPr>
            <w:r>
              <w:rPr>
                <w:rFonts w:ascii="Calibri" w:hAnsi="Calibri" w:cs="Calibri"/>
                <w:b/>
                <w:u w:val="single"/>
              </w:rPr>
              <w:t>Academic Year</w:t>
            </w:r>
            <w:r>
              <w:rPr>
                <w:rFonts w:ascii="Calibri" w:hAnsi="Calibri" w:cs="Calibri"/>
                <w:b/>
              </w:rPr>
              <w:t xml:space="preserve">:  </w:t>
            </w:r>
            <w:r>
              <w:rPr>
                <w:rFonts w:ascii="Calibri" w:hAnsi="Calibri" w:cs="Calibri"/>
              </w:rPr>
              <w:t xml:space="preserve">Is the academic </w:t>
            </w:r>
            <w:proofErr w:type="gramStart"/>
            <w:r>
              <w:rPr>
                <w:rFonts w:ascii="Calibri" w:hAnsi="Calibri" w:cs="Calibri"/>
              </w:rPr>
              <w:t>year</w:t>
            </w:r>
            <w:proofErr w:type="gramEnd"/>
            <w:r>
              <w:rPr>
                <w:rFonts w:ascii="Calibri" w:hAnsi="Calibri" w:cs="Calibri"/>
              </w:rPr>
              <w:t xml:space="preserve"> correct?</w:t>
            </w:r>
          </w:p>
        </w:tc>
        <w:tc>
          <w:tcPr>
            <w:tcW w:w="1389" w:type="dxa"/>
            <w:tcMar/>
          </w:tcPr>
          <w:sdt>
            <w:sdtPr>
              <w:rPr>
                <w:b/>
                <w:bCs/>
              </w:rPr>
              <w:alias w:val="please select"/>
              <w:tag w:val="please select"/>
              <w:id w:val="-668870104"/>
              <w:placeholder>
                <w:docPart w:val="5A8CFF6A9E8F44FA921BF27E38D8B677"/>
              </w:placeholder>
              <w:dropDownList>
                <w:listItem w:displayText="Yes" w:value="Yes"/>
                <w:listItem w:displayText="No" w:value="No"/>
              </w:dropDownList>
            </w:sdtPr>
            <w:sdtContent>
              <w:p w:rsidR="004604BA" w:rsidP="4D2D20CA" w:rsidRDefault="734D373F" w14:paraId="0AFD2337" w14:textId="3D298F58">
                <w:pPr>
                  <w:jc w:val="center"/>
                  <w:rPr>
                    <w:b/>
                    <w:bCs/>
                  </w:rPr>
                </w:pPr>
                <w:r w:rsidRPr="4D2D20CA">
                  <w:rPr>
                    <w:b/>
                    <w:bCs/>
                  </w:rPr>
                  <w:t>Yes</w:t>
                </w:r>
              </w:p>
            </w:sdtContent>
            <w:sdtEndPr>
              <w:rPr>
                <w:b w:val="1"/>
                <w:bCs w:val="1"/>
              </w:rPr>
            </w:sdtEndPr>
          </w:sdt>
        </w:tc>
        <w:tc>
          <w:tcPr>
            <w:tcW w:w="8084" w:type="dxa"/>
            <w:tcMar/>
          </w:tcPr>
          <w:p w:rsidR="004604BA" w:rsidRDefault="004604BA" w14:paraId="2C3CA144" w14:textId="77777777">
            <w:pPr>
              <w:rPr>
                <w:color w:val="000000" w:themeColor="text1"/>
              </w:rPr>
            </w:pPr>
          </w:p>
        </w:tc>
      </w:tr>
      <w:tr w:rsidR="004604BA" w:rsidTr="3A7ED792" w14:paraId="6B66BE4D" w14:textId="77777777">
        <w:tc>
          <w:tcPr>
            <w:tcW w:w="5836" w:type="dxa"/>
            <w:shd w:val="clear" w:color="auto" w:fill="DEEBF6"/>
            <w:tcMar/>
          </w:tcPr>
          <w:p w:rsidR="004604BA" w:rsidP="7A9B7DA0" w:rsidRDefault="00C11DB8" w14:paraId="77B67C3B" w14:textId="18937CCC">
            <w:pPr>
              <w:rPr>
                <w:rFonts w:ascii="Calibri" w:hAnsi="Calibri" w:cs="Calibri"/>
                <w:b/>
                <w:bCs/>
              </w:rPr>
            </w:pPr>
            <w:r w:rsidRPr="7A9B7DA0">
              <w:rPr>
                <w:rFonts w:ascii="Calibri" w:hAnsi="Calibri" w:cs="Calibri"/>
                <w:b/>
                <w:bCs/>
                <w:u w:val="single"/>
              </w:rPr>
              <w:t>Org Unit</w:t>
            </w:r>
            <w:r w:rsidRPr="7A9B7DA0">
              <w:rPr>
                <w:rFonts w:ascii="Calibri" w:hAnsi="Calibri" w:cs="Calibri"/>
                <w:b/>
                <w:bCs/>
              </w:rPr>
              <w:t xml:space="preserve">:  </w:t>
            </w:r>
            <w:r w:rsidRPr="7A9B7DA0">
              <w:rPr>
                <w:rFonts w:ascii="Calibri" w:hAnsi="Calibri" w:cs="Calibri"/>
              </w:rPr>
              <w:t xml:space="preserve">Are the Org unit and subject listed both correct? </w:t>
            </w:r>
            <w:r w:rsidRPr="7A9B7DA0">
              <w:rPr>
                <w:rFonts w:eastAsia="Times New Roman" w:cs="Times New Roman"/>
                <w:lang w:eastAsia="en-GB"/>
              </w:rPr>
              <w:t>(</w:t>
            </w:r>
            <w:r w:rsidRPr="7A9B7DA0">
              <w:rPr>
                <w:rFonts w:eastAsia="Times New Roman" w:cs="Times New Roman"/>
                <w:b/>
                <w:bCs/>
                <w:u w:val="single"/>
                <w:lang w:eastAsia="en-GB"/>
              </w:rPr>
              <w:t xml:space="preserve">should </w:t>
            </w:r>
            <w:r w:rsidRPr="7A9B7DA0" w:rsidR="4DDD88CA">
              <w:rPr>
                <w:rFonts w:eastAsia="Times New Roman" w:cs="Times New Roman"/>
                <w:b/>
                <w:bCs/>
                <w:u w:val="single"/>
                <w:lang w:val="en-US" w:eastAsia="en-GB"/>
              </w:rPr>
              <w:t>no</w:t>
            </w:r>
            <w:r w:rsidRPr="7A9B7DA0">
              <w:rPr>
                <w:rFonts w:eastAsia="Times New Roman" w:cs="Times New Roman"/>
                <w:b/>
                <w:bCs/>
                <w:u w:val="single"/>
                <w:lang w:eastAsia="en-GB"/>
              </w:rPr>
              <w:t>t</w:t>
            </w:r>
            <w:r w:rsidRPr="7A9B7DA0" w:rsidR="53440ED6">
              <w:rPr>
                <w:rFonts w:eastAsia="Times New Roman" w:cs="Times New Roman"/>
                <w:b/>
                <w:bCs/>
                <w:u w:val="single"/>
                <w:lang w:eastAsia="en-GB"/>
              </w:rPr>
              <w:t xml:space="preserve"> state</w:t>
            </w:r>
            <w:r w:rsidRPr="7A9B7DA0">
              <w:rPr>
                <w:rFonts w:eastAsia="Times New Roman" w:cs="Times New Roman"/>
                <w:b/>
                <w:bCs/>
                <w:u w:val="single"/>
                <w:lang w:eastAsia="en-GB"/>
              </w:rPr>
              <w:t xml:space="preserve"> ‘OLD’</w:t>
            </w:r>
            <w:r w:rsidRPr="7A9B7DA0">
              <w:rPr>
                <w:rFonts w:eastAsia="Times New Roman" w:cs="Times New Roman"/>
                <w:lang w:eastAsia="en-GB"/>
              </w:rPr>
              <w:t>)</w:t>
            </w:r>
          </w:p>
        </w:tc>
        <w:sdt>
          <w:sdtPr>
            <w:rPr>
              <w:b/>
              <w:bCs/>
            </w:rPr>
            <w:id w:val="272210046"/>
            <w:placeholder>
              <w:docPart w:val="DefaultPlaceholder_-1854013439"/>
            </w:placeholder>
            <w:dropDownList>
              <w:listItem w:displayText="yes" w:value="yes"/>
              <w:listItem w:displayText="no" w:value="no"/>
            </w:dropDownList>
          </w:sdtPr>
          <w:sdtContent>
            <w:tc>
              <w:tcPr>
                <w:tcW w:w="1389" w:type="dxa"/>
                <w:tcMar/>
              </w:tcPr>
              <w:p w:rsidR="004604BA" w:rsidP="4D2D20CA" w:rsidRDefault="0F5709E3" w14:paraId="2EC8DA6C" w14:textId="7448091B">
                <w:pPr>
                  <w:jc w:val="center"/>
                  <w:rPr>
                    <w:b/>
                    <w:bCs/>
                  </w:rPr>
                </w:pPr>
                <w:r w:rsidRPr="4D2D20CA">
                  <w:rPr>
                    <w:b/>
                    <w:bCs/>
                  </w:rPr>
                  <w:t>yes</w:t>
                </w:r>
              </w:p>
            </w:tc>
          </w:sdtContent>
          <w:sdtEndPr>
            <w:rPr>
              <w:b w:val="1"/>
              <w:bCs w:val="1"/>
            </w:rPr>
          </w:sdtEndPr>
        </w:sdt>
        <w:tc>
          <w:tcPr>
            <w:tcW w:w="8084" w:type="dxa"/>
            <w:tcMar/>
          </w:tcPr>
          <w:p w:rsidR="004604BA" w:rsidRDefault="004604BA" w14:paraId="6A7025CB" w14:textId="77777777">
            <w:pPr>
              <w:rPr>
                <w:color w:val="000000" w:themeColor="text1"/>
              </w:rPr>
            </w:pPr>
          </w:p>
        </w:tc>
      </w:tr>
      <w:tr w:rsidR="004604BA" w:rsidTr="3A7ED792" w14:paraId="6962CA0E" w14:textId="77777777">
        <w:tc>
          <w:tcPr>
            <w:tcW w:w="5836" w:type="dxa"/>
            <w:shd w:val="clear" w:color="auto" w:fill="DEEBF6"/>
            <w:tcMar/>
          </w:tcPr>
          <w:p w:rsidR="004604BA" w:rsidRDefault="00C11DB8" w14:paraId="5F9F7CD8" w14:textId="77777777">
            <w:pPr>
              <w:rPr>
                <w:rFonts w:ascii="Calibri" w:hAnsi="Calibri" w:cs="Calibri"/>
                <w:b/>
              </w:rPr>
            </w:pPr>
            <w:r>
              <w:rPr>
                <w:rFonts w:ascii="Calibri" w:hAnsi="Calibri" w:cs="Calibri"/>
                <w:b/>
                <w:u w:val="single"/>
              </w:rPr>
              <w:lastRenderedPageBreak/>
              <w:t>Delivery Location(s)</w:t>
            </w:r>
            <w:r>
              <w:rPr>
                <w:rFonts w:ascii="Calibri" w:hAnsi="Calibri" w:cs="Calibri"/>
                <w:b/>
              </w:rPr>
              <w:t xml:space="preserve">:  </w:t>
            </w:r>
            <w:r>
              <w:t>Are the delivery location(s) appropriate?</w:t>
            </w:r>
          </w:p>
        </w:tc>
        <w:sdt>
          <w:sdtPr>
            <w:rPr>
              <w:b/>
              <w:bCs/>
            </w:rPr>
            <w:id w:val="-1827284278"/>
            <w:placeholder>
              <w:docPart w:val="DefaultPlaceholder_-1854013439"/>
            </w:placeholder>
            <w:dropDownList>
              <w:listItem w:displayText="yes" w:value="yes"/>
              <w:listItem w:displayText="no" w:value="no"/>
            </w:dropDownList>
          </w:sdtPr>
          <w:sdtContent>
            <w:tc>
              <w:tcPr>
                <w:tcW w:w="1389" w:type="dxa"/>
                <w:tcMar/>
              </w:tcPr>
              <w:p w:rsidR="004604BA" w:rsidP="4D2D20CA" w:rsidRDefault="0BD76CD1" w14:paraId="04854177" w14:textId="2409903F">
                <w:pPr>
                  <w:jc w:val="center"/>
                  <w:rPr>
                    <w:b/>
                    <w:bCs/>
                  </w:rPr>
                </w:pPr>
                <w:r w:rsidRPr="4D2D20CA">
                  <w:rPr>
                    <w:b/>
                    <w:bCs/>
                  </w:rPr>
                  <w:t>yes</w:t>
                </w:r>
              </w:p>
            </w:tc>
          </w:sdtContent>
          <w:sdtEndPr>
            <w:rPr>
              <w:b w:val="1"/>
              <w:bCs w:val="1"/>
            </w:rPr>
          </w:sdtEndPr>
        </w:sdt>
        <w:tc>
          <w:tcPr>
            <w:tcW w:w="8084" w:type="dxa"/>
            <w:tcMar/>
          </w:tcPr>
          <w:p w:rsidR="004604BA" w:rsidRDefault="004604BA" w14:paraId="072D214A" w14:textId="77777777">
            <w:pPr>
              <w:rPr>
                <w:color w:val="000000" w:themeColor="text1"/>
              </w:rPr>
            </w:pPr>
          </w:p>
        </w:tc>
      </w:tr>
      <w:tr w:rsidR="008E0C41" w:rsidTr="3A7ED792" w14:paraId="031F7DD0" w14:textId="77777777">
        <w:tc>
          <w:tcPr>
            <w:tcW w:w="5836" w:type="dxa"/>
            <w:shd w:val="clear" w:color="auto" w:fill="DEEBF6"/>
            <w:tcMar/>
          </w:tcPr>
          <w:p w:rsidR="008E0C41" w:rsidP="008E0C41" w:rsidRDefault="008E0C41" w14:paraId="0D1CE42D" w14:textId="2AE36453">
            <w:pPr>
              <w:rPr>
                <w:rFonts w:ascii="Calibri" w:hAnsi="Calibri" w:cs="Calibri"/>
                <w:i/>
              </w:rPr>
            </w:pPr>
            <w:r>
              <w:rPr>
                <w:rFonts w:ascii="Calibri" w:hAnsi="Calibri" w:cs="Calibri"/>
                <w:b/>
                <w:u w:val="single"/>
              </w:rPr>
              <w:t>Delivery Period(s)</w:t>
            </w:r>
            <w:r>
              <w:rPr>
                <w:rFonts w:ascii="Calibri" w:hAnsi="Calibri" w:cs="Calibri"/>
                <w:b/>
              </w:rPr>
              <w:t xml:space="preserve">:  </w:t>
            </w:r>
            <w:r>
              <w:t>Is this information correct?</w:t>
            </w:r>
          </w:p>
        </w:tc>
        <w:sdt>
          <w:sdtPr>
            <w:rPr>
              <w:b/>
              <w:bCs/>
            </w:rPr>
            <w:id w:val="199297820"/>
            <w:placeholder>
              <w:docPart w:val="3ABA6D92CDFF984695B29C7BCD9B5123"/>
            </w:placeholder>
            <w:dropDownList>
              <w:listItem w:displayText="yes" w:value="yes"/>
              <w:listItem w:displayText="no" w:value="no"/>
            </w:dropDownList>
          </w:sdtPr>
          <w:sdtContent>
            <w:tc>
              <w:tcPr>
                <w:tcW w:w="1389" w:type="dxa"/>
                <w:tcMar/>
              </w:tcPr>
              <w:p w:rsidR="008E0C41" w:rsidP="4D2D20CA" w:rsidRDefault="3D42FBB2" w14:paraId="286A47B3" w14:textId="58377D4B">
                <w:pPr>
                  <w:jc w:val="center"/>
                  <w:rPr>
                    <w:b/>
                    <w:bCs/>
                  </w:rPr>
                </w:pPr>
                <w:r w:rsidRPr="4D2D20CA">
                  <w:rPr>
                    <w:b/>
                    <w:bCs/>
                  </w:rPr>
                  <w:t>yes</w:t>
                </w:r>
              </w:p>
            </w:tc>
          </w:sdtContent>
          <w:sdtEndPr>
            <w:rPr>
              <w:b w:val="1"/>
              <w:bCs w:val="1"/>
            </w:rPr>
          </w:sdtEndPr>
        </w:sdt>
        <w:tc>
          <w:tcPr>
            <w:tcW w:w="8084" w:type="dxa"/>
            <w:tcMar/>
          </w:tcPr>
          <w:p w:rsidR="008E0C41" w:rsidP="008E0C41" w:rsidRDefault="008E0C41" w14:paraId="104D5E18" w14:textId="77777777">
            <w:pPr>
              <w:contextualSpacing/>
              <w:rPr>
                <w:color w:val="000000" w:themeColor="text1"/>
              </w:rPr>
            </w:pPr>
          </w:p>
        </w:tc>
      </w:tr>
      <w:tr w:rsidR="008E0C41" w:rsidTr="3A7ED792" w14:paraId="6A078602" w14:textId="77777777">
        <w:tc>
          <w:tcPr>
            <w:tcW w:w="5836" w:type="dxa"/>
            <w:shd w:val="clear" w:color="auto" w:fill="DEEBF6"/>
            <w:tcMar/>
          </w:tcPr>
          <w:p w:rsidR="008E0C41" w:rsidP="008E0C41" w:rsidRDefault="008E0C41" w14:paraId="6A2A45CA" w14:textId="77777777">
            <w:pPr>
              <w:rPr>
                <w:rFonts w:ascii="Calibri" w:hAnsi="Calibri" w:cs="Calibri"/>
                <w:b/>
              </w:rPr>
            </w:pPr>
            <w:r>
              <w:rPr>
                <w:rFonts w:ascii="Calibri" w:hAnsi="Calibri" w:cs="Calibri"/>
                <w:b/>
                <w:u w:val="single"/>
              </w:rPr>
              <w:t>Level</w:t>
            </w:r>
            <w:r>
              <w:rPr>
                <w:rFonts w:ascii="Calibri" w:hAnsi="Calibri" w:cs="Calibri"/>
                <w:b/>
              </w:rPr>
              <w:t xml:space="preserve">:  </w:t>
            </w:r>
            <w:r>
              <w:rPr>
                <w:rFonts w:ascii="Calibri" w:hAnsi="Calibri" w:cs="Calibri"/>
              </w:rPr>
              <w:t>Has the module level been completed correctly?</w:t>
            </w:r>
          </w:p>
        </w:tc>
        <w:sdt>
          <w:sdtPr>
            <w:rPr>
              <w:b/>
              <w:bCs/>
            </w:rPr>
            <w:id w:val="1823535209"/>
            <w:placeholder>
              <w:docPart w:val="8E9516E9631204448D2476E6954AB845"/>
            </w:placeholder>
            <w:dropDownList>
              <w:listItem w:displayText="yes" w:value="yes"/>
              <w:listItem w:displayText="no" w:value="no"/>
            </w:dropDownList>
          </w:sdtPr>
          <w:sdtContent>
            <w:tc>
              <w:tcPr>
                <w:tcW w:w="1389" w:type="dxa"/>
                <w:shd w:val="clear" w:color="auto" w:fill="auto"/>
                <w:tcMar/>
              </w:tcPr>
              <w:p w:rsidR="008E0C41" w:rsidP="4D2D20CA" w:rsidRDefault="08214F8F" w14:paraId="72C43D2F" w14:textId="0BA17C7E">
                <w:pPr>
                  <w:jc w:val="center"/>
                  <w:rPr>
                    <w:b/>
                    <w:bCs/>
                  </w:rPr>
                </w:pPr>
                <w:r w:rsidRPr="4D2D20CA">
                  <w:rPr>
                    <w:b/>
                    <w:bCs/>
                  </w:rPr>
                  <w:t>yes</w:t>
                </w:r>
              </w:p>
            </w:tc>
          </w:sdtContent>
          <w:sdtEndPr>
            <w:rPr>
              <w:b w:val="1"/>
              <w:bCs w:val="1"/>
            </w:rPr>
          </w:sdtEndPr>
        </w:sdt>
        <w:tc>
          <w:tcPr>
            <w:tcW w:w="8084" w:type="dxa"/>
            <w:shd w:val="clear" w:color="auto" w:fill="auto"/>
            <w:tcMar/>
          </w:tcPr>
          <w:p w:rsidR="008E0C41" w:rsidP="008E0C41" w:rsidRDefault="008E0C41" w14:paraId="6D6C2D02" w14:textId="77777777">
            <w:pPr>
              <w:contextualSpacing/>
              <w:rPr>
                <w:color w:val="000000" w:themeColor="text1"/>
              </w:rPr>
            </w:pPr>
          </w:p>
        </w:tc>
      </w:tr>
      <w:tr w:rsidR="008E0C41" w:rsidTr="3A7ED792" w14:paraId="6684DB90" w14:textId="77777777">
        <w:tc>
          <w:tcPr>
            <w:tcW w:w="5836" w:type="dxa"/>
            <w:shd w:val="clear" w:color="auto" w:fill="DEEBF6"/>
            <w:tcMar/>
          </w:tcPr>
          <w:p w:rsidR="008E0C41" w:rsidP="008E0C41" w:rsidRDefault="008E0C41" w14:paraId="3DACE44D" w14:textId="77777777">
            <w:r>
              <w:rPr>
                <w:b/>
                <w:u w:val="single"/>
              </w:rPr>
              <w:t>Module Coordinator</w:t>
            </w:r>
            <w:r>
              <w:rPr>
                <w:b/>
              </w:rPr>
              <w:t xml:space="preserve">:  </w:t>
            </w:r>
            <w:r>
              <w:t>Has the module coordinator been identified?</w:t>
            </w:r>
          </w:p>
          <w:p w:rsidR="008E0C41" w:rsidP="008E0C41" w:rsidRDefault="008E0C41" w14:paraId="2CBF3531" w14:textId="77777777"/>
        </w:tc>
        <w:sdt>
          <w:sdtPr>
            <w:rPr>
              <w:b/>
              <w:bCs/>
            </w:rPr>
            <w:id w:val="1506946248"/>
            <w:placeholder>
              <w:docPart w:val="DDB441E782B1CF47AB4FEA25135A6E2E"/>
            </w:placeholder>
            <w:dropDownList>
              <w:listItem w:displayText="yes" w:value="yes"/>
              <w:listItem w:displayText="no" w:value="no"/>
            </w:dropDownList>
          </w:sdtPr>
          <w:sdtContent>
            <w:tc>
              <w:tcPr>
                <w:tcW w:w="1389" w:type="dxa"/>
                <w:tcMar/>
              </w:tcPr>
              <w:p w:rsidR="008E0C41" w:rsidP="4D2D20CA" w:rsidRDefault="29E15EEC" w14:paraId="3E685CC3" w14:textId="40D8B55E">
                <w:pPr>
                  <w:jc w:val="center"/>
                  <w:rPr>
                    <w:b/>
                    <w:bCs/>
                  </w:rPr>
                </w:pPr>
                <w:r w:rsidRPr="4D2D20CA">
                  <w:rPr>
                    <w:b/>
                    <w:bCs/>
                  </w:rPr>
                  <w:t>yes</w:t>
                </w:r>
              </w:p>
            </w:tc>
          </w:sdtContent>
          <w:sdtEndPr>
            <w:rPr>
              <w:b w:val="1"/>
              <w:bCs w:val="1"/>
            </w:rPr>
          </w:sdtEndPr>
        </w:sdt>
        <w:tc>
          <w:tcPr>
            <w:tcW w:w="8084" w:type="dxa"/>
            <w:tcMar/>
          </w:tcPr>
          <w:p w:rsidR="008E0C41" w:rsidP="008E0C41" w:rsidRDefault="008E0C41" w14:paraId="44BB7503" w14:textId="77777777">
            <w:pPr>
              <w:rPr>
                <w:color w:val="000000" w:themeColor="text1"/>
              </w:rPr>
            </w:pPr>
          </w:p>
        </w:tc>
      </w:tr>
      <w:tr w:rsidR="008E0C41" w:rsidTr="3A7ED792" w14:paraId="2C00F350" w14:textId="77777777">
        <w:tc>
          <w:tcPr>
            <w:tcW w:w="5836" w:type="dxa"/>
            <w:shd w:val="clear" w:color="auto" w:fill="DEEBF6"/>
            <w:tcMar/>
          </w:tcPr>
          <w:p w:rsidR="008E0C41" w:rsidP="008E0C41" w:rsidRDefault="008E0C41" w14:paraId="11E81D99" w14:textId="77777777">
            <w:r>
              <w:rPr>
                <w:b/>
                <w:u w:val="single"/>
              </w:rPr>
              <w:t>Other Staff</w:t>
            </w:r>
            <w:r>
              <w:rPr>
                <w:b/>
              </w:rPr>
              <w:t xml:space="preserve">:  </w:t>
            </w:r>
            <w:r>
              <w:t>Are there enough academic staff involved in the teaching (i.e. relative to number of students)?</w:t>
            </w:r>
          </w:p>
          <w:p w:rsidR="008E0C41" w:rsidP="008E0C41" w:rsidRDefault="008E0C41" w14:paraId="10C43AD8" w14:textId="77777777"/>
        </w:tc>
        <w:sdt>
          <w:sdtPr>
            <w:rPr>
              <w:b/>
              <w:bCs/>
            </w:rPr>
            <w:id w:val="1871024453"/>
            <w:placeholder>
              <w:docPart w:val="DDB441E782B1CF47AB4FEA25135A6E2E"/>
            </w:placeholder>
            <w:dropDownList>
              <w:listItem w:displayText="yes" w:value="yes"/>
              <w:listItem w:displayText="no" w:value="no"/>
            </w:dropDownList>
          </w:sdtPr>
          <w:sdtContent>
            <w:tc>
              <w:tcPr>
                <w:tcW w:w="1389" w:type="dxa"/>
                <w:tcMar/>
              </w:tcPr>
              <w:p w:rsidR="008E0C41" w:rsidP="4D2D20CA" w:rsidRDefault="0B214B2A" w14:paraId="53123627" w14:textId="53AD8A91">
                <w:pPr>
                  <w:jc w:val="center"/>
                  <w:rPr>
                    <w:b/>
                    <w:bCs/>
                  </w:rPr>
                </w:pPr>
                <w:r w:rsidRPr="4D2D20CA">
                  <w:rPr>
                    <w:b/>
                    <w:bCs/>
                  </w:rPr>
                  <w:t>no</w:t>
                </w:r>
              </w:p>
            </w:tc>
          </w:sdtContent>
          <w:sdtEndPr>
            <w:rPr>
              <w:b w:val="1"/>
              <w:bCs w:val="1"/>
            </w:rPr>
          </w:sdtEndPr>
        </w:sdt>
        <w:tc>
          <w:tcPr>
            <w:tcW w:w="8084" w:type="dxa"/>
            <w:tcMar/>
          </w:tcPr>
          <w:p w:rsidR="008E0C41" w:rsidP="3A7ED792" w:rsidRDefault="0B214B2A" w14:paraId="43A66D9A" w14:textId="2EAE5694">
            <w:pPr>
              <w:rPr>
                <w:color w:val="000000" w:themeColor="text1" w:themeTint="FF" w:themeShade="FF"/>
              </w:rPr>
            </w:pPr>
            <w:r w:rsidRPr="3A7ED792" w:rsidR="0B214B2A">
              <w:rPr>
                <w:color w:val="000000" w:themeColor="text1" w:themeTint="FF" w:themeShade="FF"/>
              </w:rPr>
              <w:t>None included</w:t>
            </w:r>
            <w:r w:rsidRPr="3A7ED792" w:rsidR="7B0CC2AD">
              <w:rPr>
                <w:color w:val="000000" w:themeColor="text1" w:themeTint="FF" w:themeShade="FF"/>
              </w:rPr>
              <w:t xml:space="preserve"> – please add</w:t>
            </w:r>
          </w:p>
          <w:p w:rsidR="008E0C41" w:rsidP="3A7ED792" w:rsidRDefault="0B214B2A" w14:paraId="0C73D7D7" w14:textId="18F3B20A">
            <w:pPr>
              <w:rPr>
                <w:color w:val="C00000"/>
              </w:rPr>
            </w:pPr>
            <w:r>
              <w:br/>
            </w:r>
            <w:r w:rsidRPr="3A7ED792" w:rsidR="1A3CE50B">
              <w:rPr>
                <w:color w:val="C00000"/>
              </w:rPr>
              <w:t>Tentatively ...</w:t>
            </w:r>
          </w:p>
          <w:p w:rsidR="008E0C41" w:rsidP="3A7ED792" w:rsidRDefault="0B214B2A" w14:paraId="5F23D9EE" w14:textId="450F5F08">
            <w:pPr>
              <w:rPr>
                <w:color w:val="C00000"/>
              </w:rPr>
            </w:pPr>
          </w:p>
          <w:p w:rsidR="008E0C41" w:rsidP="3A7ED792" w:rsidRDefault="0B214B2A" w14:paraId="37715417" w14:textId="3B4DF2E9">
            <w:pPr>
              <w:rPr>
                <w:color w:val="C00000"/>
              </w:rPr>
            </w:pPr>
            <w:r w:rsidRPr="3A7ED792" w:rsidR="1A3CE50B">
              <w:rPr>
                <w:color w:val="C00000"/>
              </w:rPr>
              <w:t>Natasha Savage</w:t>
            </w:r>
          </w:p>
          <w:p w:rsidR="008E0C41" w:rsidP="3A7ED792" w:rsidRDefault="0B214B2A" w14:paraId="0E82D9DD" w14:textId="025118BF">
            <w:pPr>
              <w:rPr>
                <w:color w:val="C00000"/>
              </w:rPr>
            </w:pPr>
            <w:r w:rsidRPr="3A7ED792" w:rsidR="1A3CE50B">
              <w:rPr>
                <w:color w:val="C00000"/>
              </w:rPr>
              <w:t>Stephen Chapman</w:t>
            </w:r>
          </w:p>
          <w:p w:rsidR="008E0C41" w:rsidP="3A7ED792" w:rsidRDefault="0B214B2A" w14:paraId="1E43295B" w14:textId="263FF967">
            <w:pPr>
              <w:rPr>
                <w:color w:val="C00000"/>
              </w:rPr>
            </w:pPr>
            <w:r w:rsidRPr="3A7ED792" w:rsidR="1A3CE50B">
              <w:rPr>
                <w:color w:val="C00000"/>
              </w:rPr>
              <w:t>Robert Treharne</w:t>
            </w:r>
          </w:p>
          <w:p w:rsidR="008E0C41" w:rsidP="3A7ED792" w:rsidRDefault="0B214B2A" w14:paraId="0889A01A" w14:textId="2384E3AC">
            <w:pPr>
              <w:rPr>
                <w:color w:val="C00000"/>
              </w:rPr>
            </w:pPr>
            <w:r w:rsidRPr="3A7ED792" w:rsidR="1A3CE50B">
              <w:rPr>
                <w:color w:val="C00000"/>
              </w:rPr>
              <w:t>Andy Jones</w:t>
            </w:r>
          </w:p>
          <w:p w:rsidR="008E0C41" w:rsidP="3A7ED792" w:rsidRDefault="0B214B2A" w14:paraId="0B773521" w14:textId="17F8C451">
            <w:pPr>
              <w:rPr>
                <w:color w:val="C00000"/>
              </w:rPr>
            </w:pPr>
            <w:r w:rsidRPr="3A7ED792" w:rsidR="1A3CE50B">
              <w:rPr>
                <w:color w:val="C00000"/>
              </w:rPr>
              <w:t>Dan Rigden</w:t>
            </w:r>
          </w:p>
          <w:p w:rsidR="008E0C41" w:rsidP="3A7ED792" w:rsidRDefault="0B214B2A" w14:paraId="21658D6B" w14:textId="63B48F39">
            <w:pPr>
              <w:rPr>
                <w:color w:val="C00000"/>
              </w:rPr>
            </w:pPr>
          </w:p>
          <w:p w:rsidR="008E0C41" w:rsidP="3A7ED792" w:rsidRDefault="0B214B2A" w14:paraId="7CB44D28" w14:textId="60AB2D14">
            <w:pPr>
              <w:rPr>
                <w:color w:val="C00000" w:themeColor="text1"/>
              </w:rPr>
            </w:pPr>
            <w:r w:rsidRPr="3A7ED792" w:rsidR="1A3CE50B">
              <w:rPr>
                <w:color w:val="C00000"/>
              </w:rPr>
              <w:t xml:space="preserve">For </w:t>
            </w:r>
            <w:r w:rsidRPr="3A7ED792" w:rsidR="1A3CE50B">
              <w:rPr>
                <w:color w:val="C00000"/>
              </w:rPr>
              <w:t>an initial</w:t>
            </w:r>
            <w:r w:rsidRPr="3A7ED792" w:rsidR="1A3CE50B">
              <w:rPr>
                <w:color w:val="C00000"/>
              </w:rPr>
              <w:t xml:space="preserve"> cohort of 20 – 30 students (</w:t>
            </w:r>
            <w:r w:rsidRPr="3A7ED792" w:rsidR="1A3CE50B">
              <w:rPr>
                <w:color w:val="C00000"/>
              </w:rPr>
              <w:t>I’m</w:t>
            </w:r>
            <w:r w:rsidRPr="3A7ED792" w:rsidR="1A3CE50B">
              <w:rPr>
                <w:color w:val="C00000"/>
              </w:rPr>
              <w:t xml:space="preserve"> guessing) this should be enough.</w:t>
            </w:r>
          </w:p>
        </w:tc>
      </w:tr>
      <w:tr w:rsidR="008E0C41" w:rsidTr="3A7ED792" w14:paraId="3E65F292" w14:textId="77777777">
        <w:tc>
          <w:tcPr>
            <w:tcW w:w="5836" w:type="dxa"/>
            <w:shd w:val="clear" w:color="auto" w:fill="DEEBF6"/>
            <w:tcMar/>
          </w:tcPr>
          <w:p w:rsidR="008E0C41" w:rsidP="008E0C41" w:rsidRDefault="008E0C41" w14:paraId="3B832099" w14:textId="77777777">
            <w:r>
              <w:rPr>
                <w:b/>
                <w:u w:val="single"/>
              </w:rPr>
              <w:t>External Examiner(s)</w:t>
            </w:r>
            <w:r>
              <w:rPr>
                <w:b/>
              </w:rPr>
              <w:t xml:space="preserve">:  </w:t>
            </w:r>
            <w:r>
              <w:t>Have external examiner(s) been identified?</w:t>
            </w:r>
          </w:p>
          <w:p w:rsidR="008E0C41" w:rsidP="008E0C41" w:rsidRDefault="008E0C41" w14:paraId="308673EF" w14:textId="77777777"/>
        </w:tc>
        <w:sdt>
          <w:sdtPr>
            <w:rPr>
              <w:b/>
              <w:bCs/>
            </w:rPr>
            <w:id w:val="-1037513154"/>
            <w:placeholder>
              <w:docPart w:val="DDB441E782B1CF47AB4FEA25135A6E2E"/>
            </w:placeholder>
            <w:dropDownList>
              <w:listItem w:displayText="yes" w:value="yes"/>
              <w:listItem w:displayText="no" w:value="no"/>
            </w:dropDownList>
          </w:sdtPr>
          <w:sdtContent>
            <w:tc>
              <w:tcPr>
                <w:tcW w:w="1389" w:type="dxa"/>
                <w:tcMar/>
              </w:tcPr>
              <w:p w:rsidR="008E0C41" w:rsidP="4D2D20CA" w:rsidRDefault="35D05731" w14:paraId="311A764F" w14:textId="0A5C59EE">
                <w:pPr>
                  <w:jc w:val="center"/>
                  <w:rPr>
                    <w:b/>
                    <w:bCs/>
                  </w:rPr>
                </w:pPr>
                <w:r w:rsidRPr="4D2D20CA">
                  <w:rPr>
                    <w:b/>
                    <w:bCs/>
                  </w:rPr>
                  <w:t>no</w:t>
                </w:r>
              </w:p>
            </w:tc>
          </w:sdtContent>
          <w:sdtEndPr>
            <w:rPr>
              <w:b w:val="1"/>
              <w:bCs w:val="1"/>
            </w:rPr>
          </w:sdtEndPr>
        </w:sdt>
        <w:tc>
          <w:tcPr>
            <w:tcW w:w="8084" w:type="dxa"/>
            <w:tcMar/>
          </w:tcPr>
          <w:p w:rsidR="008E0C41" w:rsidP="3A7ED792" w:rsidRDefault="35D05731" w14:noSpellErr="1" w14:paraId="35B1F8C7" w14:textId="1E4BADE4">
            <w:pPr>
              <w:rPr>
                <w:color w:val="000000" w:themeColor="text1" w:themeTint="FF" w:themeShade="FF"/>
              </w:rPr>
            </w:pPr>
            <w:r w:rsidRPr="3A7ED792" w:rsidR="35D05731">
              <w:rPr>
                <w:color w:val="000000" w:themeColor="text1" w:themeTint="FF" w:themeShade="FF"/>
              </w:rPr>
              <w:t>Currently blank</w:t>
            </w:r>
            <w:r w:rsidRPr="3A7ED792" w:rsidR="511D6608">
              <w:rPr>
                <w:color w:val="000000" w:themeColor="text1" w:themeTint="FF" w:themeShade="FF"/>
              </w:rPr>
              <w:t xml:space="preserve"> – please add</w:t>
            </w:r>
          </w:p>
          <w:p w:rsidR="008E0C41" w:rsidP="3A7ED792" w:rsidRDefault="35D05731" w14:paraId="0E576365" w14:textId="6D84EAAD">
            <w:pPr>
              <w:rPr>
                <w:color w:val="000000" w:themeColor="text1" w:themeTint="FF" w:themeShade="FF"/>
              </w:rPr>
            </w:pPr>
          </w:p>
          <w:p w:rsidR="008E0C41" w:rsidP="3A7ED792" w:rsidRDefault="35D05731" w14:paraId="2DA1CD03" w14:textId="5283C892">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C00000"/>
                <w:sz w:val="24"/>
                <w:szCs w:val="24"/>
                <w:lang w:val="en-GB"/>
              </w:rPr>
            </w:pPr>
            <w:r w:rsidRPr="3A7ED792" w:rsidR="7944EEC5">
              <w:rPr>
                <w:rFonts w:ascii="Calibri" w:hAnsi="Calibri" w:eastAsia="Calibri" w:cs="Calibri"/>
                <w:b w:val="0"/>
                <w:bCs w:val="0"/>
                <w:i w:val="0"/>
                <w:iCs w:val="0"/>
                <w:caps w:val="0"/>
                <w:smallCaps w:val="0"/>
                <w:noProof w:val="0"/>
                <w:color w:val="C00000"/>
                <w:sz w:val="24"/>
                <w:szCs w:val="24"/>
                <w:lang w:val="en-GB"/>
              </w:rPr>
              <w:t>Jeremy Derrick from Uni of Manchester</w:t>
            </w:r>
          </w:p>
          <w:p w:rsidR="008E0C41" w:rsidP="3A7ED792" w:rsidRDefault="35D05731" w14:paraId="5D9D81D4" w14:textId="1A99C02B">
            <w:pPr>
              <w:shd w:val="clear" w:color="auto" w:fill="FFFFFF" w:themeFill="background1"/>
              <w:spacing w:before="0" w:beforeAutospacing="off" w:after="0" w:afterAutospacing="off"/>
              <w:rPr>
                <w:color w:val="C00000"/>
              </w:rPr>
            </w:pPr>
          </w:p>
          <w:p w:rsidR="008E0C41" w:rsidP="3A7ED792" w:rsidRDefault="35D05731" w14:paraId="0386BDC9" w14:textId="2C2CD5C2">
            <w:pPr>
              <w:shd w:val="clear" w:color="auto" w:fill="FFFFFF" w:themeFill="background1"/>
              <w:spacing w:before="0" w:beforeAutospacing="off" w:after="0" w:afterAutospacing="off"/>
              <w:rPr>
                <w:color w:val="C00000"/>
              </w:rPr>
            </w:pPr>
            <w:hyperlink r:id="R81f7f80fc08b4ebf">
              <w:r w:rsidRPr="3A7ED792" w:rsidR="7944EEC5">
                <w:rPr>
                  <w:rStyle w:val="Hyperlink"/>
                  <w:rFonts w:ascii="Calibri" w:hAnsi="Calibri" w:eastAsia="Calibri" w:cs="Calibri"/>
                  <w:b w:val="0"/>
                  <w:bCs w:val="0"/>
                  <w:i w:val="0"/>
                  <w:iCs w:val="0"/>
                  <w:caps w:val="0"/>
                  <w:smallCaps w:val="0"/>
                  <w:noProof w:val="0"/>
                  <w:color w:val="C00000"/>
                  <w:sz w:val="24"/>
                  <w:szCs w:val="24"/>
                  <w:lang w:val="en-GB"/>
                </w:rPr>
                <w:t>jeremy.derrick@manchester.ac.uk</w:t>
              </w:r>
            </w:hyperlink>
          </w:p>
          <w:p w:rsidR="008E0C41" w:rsidP="3A7ED792" w:rsidRDefault="35D05731" w14:paraId="5F399069" w14:textId="7C314D31">
            <w:pPr>
              <w:rPr>
                <w:b w:val="1"/>
                <w:bCs w:val="1"/>
                <w:color w:val="000000" w:themeColor="text1"/>
              </w:rPr>
            </w:pPr>
          </w:p>
        </w:tc>
      </w:tr>
      <w:tr w:rsidR="008E0C41" w:rsidTr="3A7ED792" w14:paraId="46FAD795" w14:textId="77777777">
        <w:tc>
          <w:tcPr>
            <w:tcW w:w="5836" w:type="dxa"/>
            <w:shd w:val="clear" w:color="auto" w:fill="DEEBF6"/>
            <w:tcMar/>
          </w:tcPr>
          <w:p w:rsidR="008E0C41" w:rsidP="008E0C41" w:rsidRDefault="008E0C41" w14:paraId="6817B07D" w14:textId="77777777">
            <w:pPr>
              <w:rPr>
                <w:b/>
              </w:rPr>
            </w:pPr>
            <w:r>
              <w:rPr>
                <w:b/>
                <w:u w:val="single"/>
              </w:rPr>
              <w:t>Continuing Professional Development</w:t>
            </w:r>
            <w:r>
              <w:rPr>
                <w:b/>
              </w:rPr>
              <w:t xml:space="preserve">: </w:t>
            </w:r>
            <w:r>
              <w:t xml:space="preserve"> Is this module correctly classed as continuing professional development</w:t>
            </w:r>
            <w:r>
              <w:rPr>
                <w:bCs/>
              </w:rPr>
              <w:t>?</w:t>
            </w:r>
          </w:p>
          <w:p w:rsidR="008E0C41" w:rsidP="008E0C41" w:rsidRDefault="008E0C41" w14:paraId="6FDAA95D" w14:textId="77777777">
            <w:pPr>
              <w:rPr>
                <w:b/>
              </w:rPr>
            </w:pPr>
          </w:p>
        </w:tc>
        <w:sdt>
          <w:sdtPr>
            <w:rPr>
              <w:b/>
              <w:bCs/>
            </w:rPr>
            <w:id w:val="645867613"/>
            <w:placeholder>
              <w:docPart w:val="DDB441E782B1CF47AB4FEA25135A6E2E"/>
            </w:placeholder>
            <w:dropDownList>
              <w:listItem w:displayText="yes" w:value="yes"/>
              <w:listItem w:displayText="no" w:value="no"/>
            </w:dropDownList>
          </w:sdtPr>
          <w:sdtContent>
            <w:tc>
              <w:tcPr>
                <w:tcW w:w="1389" w:type="dxa"/>
                <w:tcMar/>
              </w:tcPr>
              <w:p w:rsidR="008E0C41" w:rsidP="4D2D20CA" w:rsidRDefault="0A74538B" w14:paraId="32A03B97" w14:textId="7E55FBE5">
                <w:pPr>
                  <w:jc w:val="center"/>
                  <w:rPr>
                    <w:b/>
                    <w:bCs/>
                  </w:rPr>
                </w:pPr>
                <w:r w:rsidRPr="4D2D20CA">
                  <w:rPr>
                    <w:b/>
                    <w:bCs/>
                  </w:rPr>
                  <w:t>yes</w:t>
                </w:r>
              </w:p>
            </w:tc>
          </w:sdtContent>
          <w:sdtEndPr>
            <w:rPr>
              <w:b w:val="1"/>
              <w:bCs w:val="1"/>
            </w:rPr>
          </w:sdtEndPr>
        </w:sdt>
        <w:tc>
          <w:tcPr>
            <w:tcW w:w="8084" w:type="dxa"/>
            <w:tcMar/>
          </w:tcPr>
          <w:p w:rsidR="008E0C41" w:rsidP="008E0C41" w:rsidRDefault="008E0C41" w14:paraId="481ACB6C" w14:textId="77777777">
            <w:pPr>
              <w:rPr>
                <w:color w:val="000000" w:themeColor="text1"/>
              </w:rPr>
            </w:pPr>
          </w:p>
        </w:tc>
      </w:tr>
      <w:tr w:rsidR="008E0C41" w:rsidTr="3A7ED792" w14:paraId="190F3C3B" w14:textId="77777777">
        <w:tc>
          <w:tcPr>
            <w:tcW w:w="5836" w:type="dxa"/>
            <w:shd w:val="clear" w:color="auto" w:fill="DEEBF6"/>
            <w:tcMar/>
          </w:tcPr>
          <w:p w:rsidR="008E0C41" w:rsidP="008E0C41" w:rsidRDefault="008E0C41" w14:paraId="202D57CE" w14:textId="77777777">
            <w:pPr>
              <w:rPr>
                <w:i/>
                <w:iCs/>
                <w:sz w:val="20"/>
                <w:szCs w:val="20"/>
              </w:rPr>
            </w:pPr>
            <w:r>
              <w:rPr>
                <w:b/>
                <w:u w:val="single"/>
              </w:rPr>
              <w:t>Maximum Places</w:t>
            </w:r>
            <w:r>
              <w:rPr>
                <w:b/>
              </w:rPr>
              <w:t xml:space="preserve">:  </w:t>
            </w:r>
            <w:r>
              <w:rPr>
                <w:i/>
                <w:iCs/>
                <w:sz w:val="20"/>
                <w:szCs w:val="20"/>
              </w:rPr>
              <w:t>Is this information provided and is the number of staff teaching on the module appropriate?</w:t>
            </w:r>
          </w:p>
          <w:p w:rsidR="008E0C41" w:rsidP="008E0C41" w:rsidRDefault="008E0C41" w14:paraId="068E4A2A" w14:textId="77777777">
            <w:pPr>
              <w:rPr>
                <w:i/>
                <w:iCs/>
                <w:sz w:val="20"/>
                <w:szCs w:val="20"/>
              </w:rPr>
            </w:pPr>
          </w:p>
        </w:tc>
        <w:sdt>
          <w:sdtPr>
            <w:rPr>
              <w:b/>
              <w:bCs/>
            </w:rPr>
            <w:id w:val="1246849680"/>
            <w:placeholder>
              <w:docPart w:val="DDB441E782B1CF47AB4FEA25135A6E2E"/>
            </w:placeholder>
            <w:dropDownList>
              <w:listItem w:displayText="yes" w:value="yes"/>
              <w:listItem w:displayText="no" w:value="no"/>
            </w:dropDownList>
          </w:sdtPr>
          <w:sdtContent>
            <w:tc>
              <w:tcPr>
                <w:tcW w:w="1389" w:type="dxa"/>
                <w:tcMar/>
              </w:tcPr>
              <w:p w:rsidR="008E0C41" w:rsidP="4D2D20CA" w:rsidRDefault="6CBCD5BB" w14:paraId="1BBFD5F2" w14:textId="176891C5">
                <w:pPr>
                  <w:jc w:val="center"/>
                  <w:rPr>
                    <w:b/>
                    <w:bCs/>
                  </w:rPr>
                </w:pPr>
                <w:r w:rsidRPr="4D2D20CA">
                  <w:rPr>
                    <w:b/>
                    <w:bCs/>
                  </w:rPr>
                  <w:t>no</w:t>
                </w:r>
              </w:p>
            </w:tc>
          </w:sdtContent>
          <w:sdtEndPr>
            <w:rPr>
              <w:b w:val="1"/>
              <w:bCs w:val="1"/>
            </w:rPr>
          </w:sdtEndPr>
        </w:sdt>
        <w:tc>
          <w:tcPr>
            <w:tcW w:w="8084" w:type="dxa"/>
            <w:tcMar/>
          </w:tcPr>
          <w:p w:rsidR="008E0C41" w:rsidP="3A7ED792" w:rsidRDefault="6CBCD5BB" w14:noSpellErr="1" w14:paraId="5BFAEDFC" w14:textId="6A43D7F8">
            <w:pPr>
              <w:rPr>
                <w:ins w:author="Treharne, Robert" w:date="2025-03-10T09:36:28.975Z" w16du:dateUtc="2025-03-10T09:36:28.975Z" w:id="1611114952"/>
                <w:color w:val="000000" w:themeColor="text1" w:themeTint="FF" w:themeShade="FF"/>
              </w:rPr>
            </w:pPr>
            <w:r w:rsidRPr="3A7ED792" w:rsidR="6CBCD5BB">
              <w:rPr>
                <w:color w:val="000000" w:themeColor="text1" w:themeTint="FF" w:themeShade="FF"/>
              </w:rPr>
              <w:t>Currently blank</w:t>
            </w:r>
          </w:p>
          <w:p w:rsidR="008E0C41" w:rsidP="3A7ED792" w:rsidRDefault="6CBCD5BB" w14:paraId="63CD76BE" w14:textId="0C88F34A">
            <w:pPr>
              <w:rPr>
                <w:color w:val="000000" w:themeColor="text1" w:themeTint="FF" w:themeShade="FF"/>
              </w:rPr>
            </w:pPr>
          </w:p>
          <w:p w:rsidR="008E0C41" w:rsidP="3A7ED792" w:rsidRDefault="6CBCD5BB" w14:paraId="1FE8BC76" w14:textId="68087022">
            <w:pPr>
              <w:rPr>
                <w:ins w:author="Treharne, Robert" w:date="2025-03-10T09:36:29.101Z" w16du:dateUtc="2025-03-10T09:36:29.101Z" w:id="1626971593"/>
                <w:color w:val="C00000"/>
              </w:rPr>
            </w:pPr>
            <w:r w:rsidRPr="3A7ED792" w:rsidR="70F875FC">
              <w:rPr>
                <w:color w:val="C00000"/>
              </w:rPr>
              <w:t>Set to 100</w:t>
            </w:r>
          </w:p>
          <w:p w:rsidR="008E0C41" w:rsidP="008E0C41" w:rsidRDefault="6CBCD5BB" w14:paraId="297F7098" w14:textId="4BB0D137">
            <w:pPr>
              <w:rPr>
                <w:color w:val="000000" w:themeColor="text1"/>
              </w:rPr>
            </w:pPr>
          </w:p>
        </w:tc>
      </w:tr>
      <w:tr w:rsidR="008E0C41" w:rsidTr="3A7ED792" w14:paraId="1E2B843C" w14:textId="77777777">
        <w:tc>
          <w:tcPr>
            <w:tcW w:w="5836" w:type="dxa"/>
            <w:shd w:val="clear" w:color="auto" w:fill="DEEBF6"/>
            <w:tcMar/>
          </w:tcPr>
          <w:p w:rsidR="008E0C41" w:rsidP="008E0C41" w:rsidRDefault="008E0C41" w14:paraId="78866212" w14:textId="77777777">
            <w:pPr>
              <w:rPr>
                <w:b/>
                <w:u w:val="single"/>
              </w:rPr>
            </w:pPr>
            <w:r>
              <w:rPr>
                <w:b/>
                <w:u w:val="single"/>
              </w:rPr>
              <w:t>HESA Cost Centres</w:t>
            </w:r>
            <w:r>
              <w:rPr>
                <w:b/>
              </w:rPr>
              <w:t xml:space="preserve">: </w:t>
            </w:r>
            <w:r>
              <w:t xml:space="preserve"> Has the HESA cost centre been provided?</w:t>
            </w:r>
          </w:p>
        </w:tc>
        <w:tc>
          <w:tcPr>
            <w:tcW w:w="1389" w:type="dxa"/>
            <w:tcMar/>
          </w:tcPr>
          <w:sdt>
            <w:sdtPr>
              <w:rPr>
                <w:b/>
                <w:bCs/>
              </w:rPr>
              <w:id w:val="690797626"/>
              <w:placeholder>
                <w:docPart w:val="A993143148640D468860DC3126C3B717"/>
              </w:placeholder>
              <w:dropDownList>
                <w:listItem w:displayText="yes" w:value="yes"/>
                <w:listItem w:displayText="no" w:value="no"/>
              </w:dropDownList>
            </w:sdtPr>
            <w:sdtContent>
              <w:p w:rsidR="008E0C41" w:rsidP="4D2D20CA" w:rsidRDefault="2474DDAB" w14:paraId="566D470C" w14:textId="2A349C87">
                <w:pPr>
                  <w:jc w:val="center"/>
                  <w:rPr>
                    <w:b/>
                    <w:bCs/>
                  </w:rPr>
                </w:pPr>
                <w:r w:rsidRPr="4D2D20CA">
                  <w:rPr>
                    <w:b/>
                    <w:bCs/>
                  </w:rPr>
                  <w:t>yes</w:t>
                </w:r>
              </w:p>
            </w:sdtContent>
            <w:sdtEndPr>
              <w:rPr>
                <w:b w:val="1"/>
                <w:bCs w:val="1"/>
              </w:rPr>
            </w:sdtEndPr>
          </w:sdt>
        </w:tc>
        <w:tc>
          <w:tcPr>
            <w:tcW w:w="8084" w:type="dxa"/>
            <w:tcMar/>
          </w:tcPr>
          <w:p w:rsidR="008E0C41" w:rsidP="008E0C41" w:rsidRDefault="008E0C41" w14:paraId="394B709A" w14:textId="77777777">
            <w:pPr>
              <w:rPr>
                <w:color w:val="000000" w:themeColor="text1"/>
              </w:rPr>
            </w:pPr>
          </w:p>
        </w:tc>
      </w:tr>
      <w:tr w:rsidR="008E0C41" w:rsidTr="3A7ED792" w14:paraId="2F583619" w14:textId="77777777">
        <w:tc>
          <w:tcPr>
            <w:tcW w:w="5836" w:type="dxa"/>
            <w:shd w:val="clear" w:color="auto" w:fill="DEEBF6"/>
            <w:tcMar/>
          </w:tcPr>
          <w:p w:rsidR="008E0C41" w:rsidP="008E0C41" w:rsidRDefault="008E0C41" w14:paraId="067CC5CC" w14:textId="77777777">
            <w:pPr>
              <w:pStyle w:val="TableParagraph"/>
              <w:spacing w:before="0"/>
              <w:ind w:left="29" w:right="204"/>
              <w:rPr>
                <w:color w:val="7030A0"/>
                <w:sz w:val="18"/>
              </w:rPr>
            </w:pPr>
            <w:r>
              <w:rPr>
                <w:b/>
                <w:u w:val="single"/>
              </w:rPr>
              <w:t>Rationale</w:t>
            </w:r>
            <w:r>
              <w:rPr>
                <w:b/>
              </w:rPr>
              <w:t xml:space="preserve">:  </w:t>
            </w:r>
            <w:r>
              <w:t>Is the rationale fully justified and includes the extent to which students have been consulted on the changes</w:t>
            </w:r>
            <w:r>
              <w:rPr>
                <w:color w:val="7030A0"/>
                <w:sz w:val="18"/>
              </w:rPr>
              <w:t>.</w:t>
            </w:r>
          </w:p>
          <w:p w:rsidR="008E0C41" w:rsidP="008E0C41" w:rsidRDefault="008E0C41" w14:paraId="7BBCC7F9" w14:textId="77777777">
            <w:pPr>
              <w:pStyle w:val="TableParagraph"/>
              <w:spacing w:before="0"/>
              <w:ind w:left="29" w:right="204"/>
              <w:rPr>
                <w:i/>
                <w:sz w:val="18"/>
              </w:rPr>
            </w:pPr>
            <w:r>
              <w:rPr>
                <w:i/>
              </w:rPr>
              <w:t>(If this section does not appear in CM the information should be contained in the ‘notes’ section within the ‘details tab’)</w:t>
            </w:r>
          </w:p>
          <w:p w:rsidR="008E0C41" w:rsidP="008E0C41" w:rsidRDefault="008E0C41" w14:paraId="14508363" w14:textId="77777777">
            <w:pPr>
              <w:rPr>
                <w:b/>
                <w:u w:val="single"/>
              </w:rPr>
            </w:pPr>
          </w:p>
        </w:tc>
        <w:sdt>
          <w:sdtPr>
            <w:rPr>
              <w:b/>
              <w:bCs/>
            </w:rPr>
            <w:id w:val="1122894143"/>
            <w:placeholder>
              <w:docPart w:val="78A1CD9FB9A93F4D8EE1F8AAE2D75333"/>
            </w:placeholder>
            <w:dropDownList>
              <w:listItem w:displayText="yes" w:value="yes"/>
              <w:listItem w:displayText="no" w:value="no"/>
            </w:dropDownList>
          </w:sdtPr>
          <w:sdtContent>
            <w:tc>
              <w:tcPr>
                <w:tcW w:w="1389" w:type="dxa"/>
                <w:shd w:val="clear" w:color="auto" w:fill="auto"/>
                <w:tcMar/>
              </w:tcPr>
              <w:p w:rsidR="008E0C41" w:rsidP="4D2D20CA" w:rsidRDefault="1113765E" w14:paraId="6FCD1E0A" w14:textId="24F5602E">
                <w:pPr>
                  <w:jc w:val="center"/>
                  <w:rPr>
                    <w:b/>
                    <w:bCs/>
                  </w:rPr>
                </w:pPr>
                <w:r w:rsidRPr="4D2D20CA">
                  <w:rPr>
                    <w:b/>
                    <w:bCs/>
                  </w:rPr>
                  <w:t>no</w:t>
                </w:r>
              </w:p>
            </w:tc>
          </w:sdtContent>
          <w:sdtEndPr>
            <w:rPr>
              <w:b w:val="1"/>
              <w:bCs w:val="1"/>
            </w:rPr>
          </w:sdtEndPr>
        </w:sdt>
        <w:tc>
          <w:tcPr>
            <w:tcW w:w="8084" w:type="dxa"/>
            <w:shd w:val="clear" w:color="auto" w:fill="auto"/>
            <w:tcMar/>
          </w:tcPr>
          <w:p w:rsidR="008E0C41" w:rsidP="3A7ED792" w:rsidRDefault="1113765E" w14:paraId="66011B01" w14:textId="4CB4E0E4">
            <w:pPr>
              <w:spacing w:before="240" w:beforeAutospacing="off" w:after="240" w:afterAutospacing="off"/>
              <w:rPr>
                <w:rFonts w:ascii="Calibri" w:hAnsi="Calibri" w:eastAsia="Calibri" w:cs="Calibri"/>
                <w:noProof w:val="0"/>
                <w:color w:val="C00000"/>
                <w:sz w:val="22"/>
                <w:szCs w:val="22"/>
                <w:lang w:val="en-GB"/>
              </w:rPr>
            </w:pPr>
            <w:r w:rsidRPr="3A7ED792" w:rsidR="1113765E">
              <w:rPr>
                <w:color w:val="000000" w:themeColor="text1" w:themeTint="FF" w:themeShade="FF"/>
              </w:rPr>
              <w:t>None provided</w:t>
            </w:r>
            <w:r w:rsidRPr="3A7ED792" w:rsidR="18AE2A85">
              <w:rPr>
                <w:color w:val="000000" w:themeColor="text1" w:themeTint="FF" w:themeShade="FF"/>
              </w:rPr>
              <w:t>. Please add.</w:t>
            </w:r>
            <w:r w:rsidRPr="3A7ED792" w:rsidR="3C8482A6">
              <w:rPr>
                <w:color w:val="000000" w:themeColor="text1" w:themeTint="FF" w:themeShade="FF"/>
              </w:rPr>
              <w:t xml:space="preserve"> Ensure you add details </w:t>
            </w:r>
            <w:r w:rsidRPr="3A7ED792" w:rsidR="3C8482A6">
              <w:rPr>
                <w:color w:val="000000" w:themeColor="text1" w:themeTint="FF" w:themeShade="FF"/>
              </w:rPr>
              <w:t>regarding</w:t>
            </w:r>
            <w:r w:rsidRPr="3A7ED792" w:rsidR="3C8482A6">
              <w:rPr>
                <w:color w:val="000000" w:themeColor="text1" w:themeTint="FF" w:themeShade="FF"/>
              </w:rPr>
              <w:t xml:space="preserve"> student consultation.  </w:t>
            </w:r>
            <w:r>
              <w:br/>
            </w:r>
            <w:r>
              <w:br/>
            </w:r>
            <w:r w:rsidRPr="3A7ED792" w:rsidR="249049D6">
              <w:rPr>
                <w:rFonts w:ascii="Calibri" w:hAnsi="Calibri" w:eastAsia="Calibri" w:cs="Calibri"/>
                <w:noProof w:val="0"/>
                <w:color w:val="C00000"/>
                <w:sz w:val="22"/>
                <w:szCs w:val="22"/>
                <w:lang w:val="en-GB"/>
              </w:rPr>
              <w:t xml:space="preserve">Advancements in computational biology are revolutionising the way biological data is analysed, enabling researchers to tackle complex challenges in genomics, proteomics, and systems biology. BIOS226 – Informatics and Computational Biology provides students with the essential computational skills </w:t>
            </w:r>
            <w:r w:rsidRPr="3A7ED792" w:rsidR="249049D6">
              <w:rPr>
                <w:rFonts w:ascii="Calibri" w:hAnsi="Calibri" w:eastAsia="Calibri" w:cs="Calibri"/>
                <w:noProof w:val="0"/>
                <w:color w:val="C00000"/>
                <w:sz w:val="22"/>
                <w:szCs w:val="22"/>
                <w:lang w:val="en-GB"/>
              </w:rPr>
              <w:t>required</w:t>
            </w:r>
            <w:r w:rsidRPr="3A7ED792" w:rsidR="249049D6">
              <w:rPr>
                <w:rFonts w:ascii="Calibri" w:hAnsi="Calibri" w:eastAsia="Calibri" w:cs="Calibri"/>
                <w:noProof w:val="0"/>
                <w:color w:val="C00000"/>
                <w:sz w:val="22"/>
                <w:szCs w:val="22"/>
                <w:lang w:val="en-GB"/>
              </w:rPr>
              <w:t xml:space="preserve"> to engage with modern bioinformatics research and applications.</w:t>
            </w:r>
          </w:p>
          <w:p w:rsidR="008E0C41" w:rsidP="3A7ED792" w:rsidRDefault="1113765E" w14:paraId="1BBBAEFC" w14:textId="62FDF9B7">
            <w:pPr>
              <w:spacing w:before="240" w:beforeAutospacing="off" w:after="240" w:afterAutospacing="off"/>
              <w:rPr>
                <w:rFonts w:ascii="Calibri" w:hAnsi="Calibri" w:eastAsia="Calibri" w:cs="Calibri"/>
                <w:noProof w:val="0"/>
                <w:color w:val="C00000"/>
                <w:sz w:val="22"/>
                <w:szCs w:val="22"/>
                <w:lang w:val="en-GB"/>
              </w:rPr>
            </w:pPr>
            <w:r w:rsidRPr="3A7ED792" w:rsidR="249049D6">
              <w:rPr>
                <w:rFonts w:ascii="Calibri" w:hAnsi="Calibri" w:eastAsia="Calibri" w:cs="Calibri"/>
                <w:noProof w:val="0"/>
                <w:color w:val="C00000"/>
                <w:sz w:val="22"/>
                <w:szCs w:val="22"/>
                <w:lang w:val="en-GB"/>
              </w:rPr>
              <w:t xml:space="preserve">This module is a critical </w:t>
            </w:r>
            <w:r w:rsidRPr="3A7ED792" w:rsidR="249049D6">
              <w:rPr>
                <w:rFonts w:ascii="Calibri" w:hAnsi="Calibri" w:eastAsia="Calibri" w:cs="Calibri"/>
                <w:noProof w:val="0"/>
                <w:color w:val="C00000"/>
                <w:sz w:val="22"/>
                <w:szCs w:val="22"/>
                <w:lang w:val="en-GB"/>
              </w:rPr>
              <w:t>component</w:t>
            </w:r>
            <w:r w:rsidRPr="3A7ED792" w:rsidR="249049D6">
              <w:rPr>
                <w:rFonts w:ascii="Calibri" w:hAnsi="Calibri" w:eastAsia="Calibri" w:cs="Calibri"/>
                <w:noProof w:val="0"/>
                <w:color w:val="C00000"/>
                <w:sz w:val="22"/>
                <w:szCs w:val="22"/>
                <w:lang w:val="en-GB"/>
              </w:rPr>
              <w:t xml:space="preserve"> of the BSc Bioinformatics programme, equipping students with fundamental programming techniques, data pre-processing methods, and machine learning applications in biological contexts. </w:t>
            </w:r>
            <w:r w:rsidRPr="3A7ED792" w:rsidR="765A512A">
              <w:rPr>
                <w:rFonts w:ascii="Calibri" w:hAnsi="Calibri" w:eastAsia="Calibri" w:cs="Calibri"/>
                <w:noProof w:val="0"/>
                <w:color w:val="C00000"/>
                <w:sz w:val="22"/>
                <w:szCs w:val="22"/>
                <w:lang w:val="en-GB"/>
              </w:rPr>
              <w:t>S</w:t>
            </w:r>
            <w:r w:rsidRPr="3A7ED792" w:rsidR="249049D6">
              <w:rPr>
                <w:rFonts w:ascii="Calibri" w:hAnsi="Calibri" w:eastAsia="Calibri" w:cs="Calibri"/>
                <w:noProof w:val="0"/>
                <w:color w:val="C00000"/>
                <w:sz w:val="22"/>
                <w:szCs w:val="22"/>
                <w:lang w:val="en-GB"/>
              </w:rPr>
              <w:t>tudents will develop hands-on experience in analysing real-world datasets</w:t>
            </w:r>
            <w:r w:rsidRPr="3A7ED792" w:rsidR="729E23BC">
              <w:rPr>
                <w:rFonts w:ascii="Calibri" w:hAnsi="Calibri" w:eastAsia="Calibri" w:cs="Calibri"/>
                <w:noProof w:val="0"/>
                <w:color w:val="C00000"/>
                <w:sz w:val="22"/>
                <w:szCs w:val="22"/>
                <w:lang w:val="en-GB"/>
              </w:rPr>
              <w:t xml:space="preserve"> using high level coding languages</w:t>
            </w:r>
            <w:r w:rsidRPr="3A7ED792" w:rsidR="249049D6">
              <w:rPr>
                <w:rFonts w:ascii="Calibri" w:hAnsi="Calibri" w:eastAsia="Calibri" w:cs="Calibri"/>
                <w:noProof w:val="0"/>
                <w:color w:val="C00000"/>
                <w:sz w:val="22"/>
                <w:szCs w:val="22"/>
                <w:lang w:val="en-GB"/>
              </w:rPr>
              <w:t xml:space="preserve">, fostering both practical </w:t>
            </w:r>
            <w:r w:rsidRPr="3A7ED792" w:rsidR="249049D6">
              <w:rPr>
                <w:rFonts w:ascii="Calibri" w:hAnsi="Calibri" w:eastAsia="Calibri" w:cs="Calibri"/>
                <w:noProof w:val="0"/>
                <w:color w:val="C00000"/>
                <w:sz w:val="22"/>
                <w:szCs w:val="22"/>
                <w:lang w:val="en-GB"/>
              </w:rPr>
              <w:t>proficiency and problem-solving skills essential for careers in bioinformatics.</w:t>
            </w:r>
          </w:p>
          <w:p w:rsidR="008E0C41" w:rsidP="3A7ED792" w:rsidRDefault="1113765E" w14:paraId="000D2F91" w14:textId="3B917BE3">
            <w:pPr>
              <w:spacing w:before="240" w:beforeAutospacing="off" w:after="240" w:afterAutospacing="off"/>
              <w:rPr>
                <w:rFonts w:ascii="Calibri" w:hAnsi="Calibri" w:eastAsia="Calibri" w:cs="Calibri"/>
                <w:noProof w:val="0"/>
                <w:color w:val="C00000"/>
                <w:sz w:val="22"/>
                <w:szCs w:val="22"/>
                <w:lang w:val="en-GB"/>
              </w:rPr>
            </w:pPr>
            <w:r w:rsidRPr="3A7ED792" w:rsidR="249049D6">
              <w:rPr>
                <w:rFonts w:ascii="Calibri" w:hAnsi="Calibri" w:eastAsia="Calibri" w:cs="Calibri"/>
                <w:noProof w:val="0"/>
                <w:color w:val="C00000"/>
                <w:sz w:val="22"/>
                <w:szCs w:val="22"/>
                <w:lang w:val="en-GB"/>
              </w:rPr>
              <w:t xml:space="preserve">The module supports a research-connected teaching approach, ensuring students gain not only technical competencies but also an understanding of the ethical implications of computational methods in biological research. Case studies will highlight applications in disease classification, gene expression analysis, and biological system modelling, </w:t>
            </w:r>
            <w:r w:rsidRPr="3A7ED792" w:rsidR="249049D6">
              <w:rPr>
                <w:rFonts w:ascii="Calibri" w:hAnsi="Calibri" w:eastAsia="Calibri" w:cs="Calibri"/>
                <w:noProof w:val="0"/>
                <w:color w:val="C00000"/>
                <w:sz w:val="22"/>
                <w:szCs w:val="22"/>
                <w:lang w:val="en-GB"/>
              </w:rPr>
              <w:t>demonstrating</w:t>
            </w:r>
            <w:r w:rsidRPr="3A7ED792" w:rsidR="249049D6">
              <w:rPr>
                <w:rFonts w:ascii="Calibri" w:hAnsi="Calibri" w:eastAsia="Calibri" w:cs="Calibri"/>
                <w:noProof w:val="0"/>
                <w:color w:val="C00000"/>
                <w:sz w:val="22"/>
                <w:szCs w:val="22"/>
                <w:lang w:val="en-GB"/>
              </w:rPr>
              <w:t xml:space="preserve"> the real-world impact of computational biology.</w:t>
            </w:r>
          </w:p>
          <w:p w:rsidR="008E0C41" w:rsidP="3A7ED792" w:rsidRDefault="1113765E" w14:paraId="351A72ED" w14:textId="332FC4E5">
            <w:pPr>
              <w:spacing w:before="240" w:beforeAutospacing="off" w:after="240" w:afterAutospacing="off"/>
              <w:rPr>
                <w:rFonts w:ascii="Calibri" w:hAnsi="Calibri" w:eastAsia="Calibri" w:cs="Calibri"/>
                <w:noProof w:val="0"/>
                <w:color w:val="C00000"/>
                <w:sz w:val="22"/>
                <w:szCs w:val="22"/>
                <w:lang w:val="en-GB"/>
              </w:rPr>
            </w:pPr>
            <w:r w:rsidRPr="3A7ED792" w:rsidR="249049D6">
              <w:rPr>
                <w:rFonts w:ascii="Calibri" w:hAnsi="Calibri" w:eastAsia="Calibri" w:cs="Calibri"/>
                <w:noProof w:val="0"/>
                <w:color w:val="C00000"/>
                <w:sz w:val="22"/>
                <w:szCs w:val="22"/>
                <w:lang w:val="en-GB"/>
              </w:rPr>
              <w:t>The development of BIOS226 has been informed by student feedback on existing bioinformatics and data analysis content, reflecting a growing demand for structured computational training within the curriculum. Informal discussions with students have highlighted the importance of practical coding experience and real-world dataset engagement, both of which are central to this module’s design.</w:t>
            </w:r>
          </w:p>
          <w:p w:rsidR="008E0C41" w:rsidP="3A7ED792" w:rsidRDefault="1113765E" w14:paraId="0D7DDE2C" w14:textId="7AD7335F">
            <w:pPr>
              <w:spacing w:before="240" w:beforeAutospacing="off" w:after="240" w:afterAutospacing="off"/>
              <w:rPr>
                <w:rFonts w:ascii="Calibri" w:hAnsi="Calibri" w:eastAsia="Calibri" w:cs="Calibri"/>
                <w:noProof w:val="0"/>
                <w:color w:val="C00000"/>
                <w:sz w:val="22"/>
                <w:szCs w:val="22"/>
                <w:lang w:val="en-GB"/>
              </w:rPr>
            </w:pPr>
            <w:r w:rsidRPr="3A7ED792" w:rsidR="249049D6">
              <w:rPr>
                <w:rFonts w:ascii="Calibri" w:hAnsi="Calibri" w:eastAsia="Calibri" w:cs="Calibri"/>
                <w:noProof w:val="0"/>
                <w:color w:val="C00000"/>
                <w:sz w:val="22"/>
                <w:szCs w:val="22"/>
                <w:lang w:val="en-GB"/>
              </w:rPr>
              <w:t xml:space="preserve">BIOS226 is particularly relevant in the context of the global demand for bioinformatics </w:t>
            </w:r>
            <w:r w:rsidRPr="3A7ED792" w:rsidR="249049D6">
              <w:rPr>
                <w:rFonts w:ascii="Calibri" w:hAnsi="Calibri" w:eastAsia="Calibri" w:cs="Calibri"/>
                <w:noProof w:val="0"/>
                <w:color w:val="C00000"/>
                <w:sz w:val="22"/>
                <w:szCs w:val="22"/>
                <w:lang w:val="en-GB"/>
              </w:rPr>
              <w:t>expertise</w:t>
            </w:r>
            <w:r w:rsidRPr="3A7ED792" w:rsidR="249049D6">
              <w:rPr>
                <w:rFonts w:ascii="Calibri" w:hAnsi="Calibri" w:eastAsia="Calibri" w:cs="Calibri"/>
                <w:noProof w:val="0"/>
                <w:color w:val="C00000"/>
                <w:sz w:val="22"/>
                <w:szCs w:val="22"/>
                <w:lang w:val="en-GB"/>
              </w:rPr>
              <w:t>, driven by advances in personalised medicine, big data analytics, and artificial intelligence. By introducing students to bioinformatics methodologies early in their</w:t>
            </w:r>
            <w:r w:rsidRPr="3A7ED792" w:rsidR="249049D6">
              <w:rPr>
                <w:rFonts w:ascii="Calibri" w:hAnsi="Calibri" w:eastAsia="Calibri" w:cs="Calibri"/>
                <w:noProof w:val="0"/>
                <w:sz w:val="22"/>
                <w:szCs w:val="22"/>
                <w:lang w:val="en-GB"/>
              </w:rPr>
              <w:t xml:space="preserve"> </w:t>
            </w:r>
            <w:r w:rsidRPr="3A7ED792" w:rsidR="249049D6">
              <w:rPr>
                <w:rFonts w:ascii="Calibri" w:hAnsi="Calibri" w:eastAsia="Calibri" w:cs="Calibri"/>
                <w:noProof w:val="0"/>
                <w:color w:val="C00000"/>
                <w:sz w:val="22"/>
                <w:szCs w:val="22"/>
                <w:lang w:val="en-GB"/>
              </w:rPr>
              <w:t>academic journey, this module lays the foundation for further study and professional development in interdisciplinary biological data analysis.</w:t>
            </w:r>
          </w:p>
          <w:p w:rsidR="008E0C41" w:rsidP="3A7ED792" w:rsidRDefault="1113765E" w14:paraId="78A98FA9" w14:textId="399213E1">
            <w:pPr>
              <w:spacing w:before="240" w:beforeAutospacing="off" w:after="240" w:afterAutospacing="off"/>
              <w:rPr>
                <w:rFonts w:ascii="Calibri" w:hAnsi="Calibri" w:eastAsia="Calibri" w:cs="Calibri"/>
                <w:noProof w:val="0"/>
                <w:color w:val="C00000"/>
                <w:sz w:val="22"/>
                <w:szCs w:val="22"/>
                <w:lang w:val="en-GB"/>
              </w:rPr>
            </w:pPr>
            <w:r w:rsidRPr="3A7ED792" w:rsidR="249049D6">
              <w:rPr>
                <w:rFonts w:ascii="Calibri" w:hAnsi="Calibri" w:eastAsia="Calibri" w:cs="Calibri"/>
                <w:noProof w:val="0"/>
                <w:color w:val="C00000"/>
                <w:sz w:val="22"/>
                <w:szCs w:val="22"/>
                <w:lang w:val="en-GB"/>
              </w:rPr>
              <w:t xml:space="preserve">With a combination of lectures and practical workshops, students will develop the theoretical understanding and technical </w:t>
            </w:r>
            <w:r w:rsidRPr="3A7ED792" w:rsidR="249049D6">
              <w:rPr>
                <w:rFonts w:ascii="Calibri" w:hAnsi="Calibri" w:eastAsia="Calibri" w:cs="Calibri"/>
                <w:noProof w:val="0"/>
                <w:color w:val="C00000"/>
                <w:sz w:val="22"/>
                <w:szCs w:val="22"/>
                <w:lang w:val="en-GB"/>
              </w:rPr>
              <w:t>proficiency</w:t>
            </w:r>
            <w:r w:rsidRPr="3A7ED792" w:rsidR="249049D6">
              <w:rPr>
                <w:rFonts w:ascii="Calibri" w:hAnsi="Calibri" w:eastAsia="Calibri" w:cs="Calibri"/>
                <w:noProof w:val="0"/>
                <w:color w:val="C00000"/>
                <w:sz w:val="22"/>
                <w:szCs w:val="22"/>
                <w:lang w:val="en-GB"/>
              </w:rPr>
              <w:t xml:space="preserve"> </w:t>
            </w:r>
            <w:r w:rsidRPr="3A7ED792" w:rsidR="249049D6">
              <w:rPr>
                <w:rFonts w:ascii="Calibri" w:hAnsi="Calibri" w:eastAsia="Calibri" w:cs="Calibri"/>
                <w:noProof w:val="0"/>
                <w:color w:val="C00000"/>
                <w:sz w:val="22"/>
                <w:szCs w:val="22"/>
                <w:lang w:val="en-GB"/>
              </w:rPr>
              <w:t>required</w:t>
            </w:r>
            <w:r w:rsidRPr="3A7ED792" w:rsidR="249049D6">
              <w:rPr>
                <w:rFonts w:ascii="Calibri" w:hAnsi="Calibri" w:eastAsia="Calibri" w:cs="Calibri"/>
                <w:noProof w:val="0"/>
                <w:color w:val="C00000"/>
                <w:sz w:val="22"/>
                <w:szCs w:val="22"/>
                <w:lang w:val="en-GB"/>
              </w:rPr>
              <w:t xml:space="preserve"> to apply computational techniques effectively. As part of Liverpool’s world-class bioinformatics cluster, this module enhances students’ ability to contribute to </w:t>
            </w:r>
            <w:r w:rsidRPr="3A7ED792" w:rsidR="249049D6">
              <w:rPr>
                <w:rFonts w:ascii="Calibri" w:hAnsi="Calibri" w:eastAsia="Calibri" w:cs="Calibri"/>
                <w:noProof w:val="0"/>
                <w:color w:val="C00000"/>
                <w:sz w:val="22"/>
                <w:szCs w:val="22"/>
                <w:lang w:val="en-GB"/>
              </w:rPr>
              <w:t>cutting-edge</w:t>
            </w:r>
            <w:r w:rsidRPr="3A7ED792" w:rsidR="249049D6">
              <w:rPr>
                <w:rFonts w:ascii="Calibri" w:hAnsi="Calibri" w:eastAsia="Calibri" w:cs="Calibri"/>
                <w:noProof w:val="0"/>
                <w:color w:val="C00000"/>
                <w:sz w:val="22"/>
                <w:szCs w:val="22"/>
                <w:lang w:val="en-GB"/>
              </w:rPr>
              <w:t xml:space="preserve"> research, preparing them for careers at the forefront of biological data science.</w:t>
            </w:r>
          </w:p>
          <w:p w:rsidR="008E0C41" w:rsidP="008E0C41" w:rsidRDefault="1113765E" w14:paraId="2B0664DD" w14:textId="33A903D4">
            <w:pPr>
              <w:rPr>
                <w:color w:val="000000" w:themeColor="text1"/>
              </w:rPr>
            </w:pPr>
          </w:p>
        </w:tc>
      </w:tr>
      <w:tr w:rsidR="008E0C41" w:rsidTr="3A7ED792" w14:paraId="4553FE57" w14:textId="77777777">
        <w:tc>
          <w:tcPr>
            <w:tcW w:w="5836" w:type="dxa"/>
            <w:shd w:val="clear" w:color="auto" w:fill="auto"/>
            <w:tcMar/>
          </w:tcPr>
          <w:p w:rsidR="008E0C41" w:rsidP="008E0C41" w:rsidRDefault="008E0C41" w14:paraId="66201F51" w14:textId="77777777">
            <w:pPr>
              <w:rPr>
                <w:b/>
                <w:u w:val="single"/>
              </w:rPr>
            </w:pPr>
            <w:r>
              <w:rPr>
                <w:b/>
                <w:sz w:val="28"/>
                <w:szCs w:val="28"/>
              </w:rPr>
              <w:t>ADMIN:</w:t>
            </w:r>
          </w:p>
        </w:tc>
        <w:tc>
          <w:tcPr>
            <w:tcW w:w="1389" w:type="dxa"/>
            <w:shd w:val="clear" w:color="auto" w:fill="auto"/>
            <w:tcMar/>
          </w:tcPr>
          <w:p w:rsidR="008E0C41" w:rsidP="008E0C41" w:rsidRDefault="008E0C41" w14:paraId="795E5624" w14:textId="77777777">
            <w:pPr>
              <w:jc w:val="center"/>
              <w:rPr>
                <w:b/>
              </w:rPr>
            </w:pPr>
          </w:p>
        </w:tc>
        <w:tc>
          <w:tcPr>
            <w:tcW w:w="8084" w:type="dxa"/>
            <w:shd w:val="clear" w:color="auto" w:fill="auto"/>
            <w:tcMar/>
          </w:tcPr>
          <w:p w:rsidR="008E0C41" w:rsidP="008E0C41" w:rsidRDefault="008E0C41" w14:paraId="331B9C9D" w14:textId="77777777">
            <w:pPr>
              <w:rPr>
                <w:color w:val="000000" w:themeColor="text1"/>
              </w:rPr>
            </w:pPr>
          </w:p>
        </w:tc>
      </w:tr>
      <w:tr w:rsidR="008E0C41" w:rsidTr="3A7ED792" w14:paraId="5633BA97" w14:textId="77777777">
        <w:tc>
          <w:tcPr>
            <w:tcW w:w="5836" w:type="dxa"/>
            <w:shd w:val="clear" w:color="auto" w:fill="DEEBF6"/>
            <w:tcMar/>
          </w:tcPr>
          <w:p w:rsidR="008E0C41" w:rsidP="008E0C41" w:rsidRDefault="008E0C41" w14:paraId="42511823" w14:textId="77777777">
            <w:pPr>
              <w:rPr>
                <w:b/>
              </w:rPr>
            </w:pPr>
            <w:r>
              <w:rPr>
                <w:b/>
                <w:u w:val="single"/>
              </w:rPr>
              <w:t>Notes</w:t>
            </w:r>
            <w:r>
              <w:rPr>
                <w:b/>
              </w:rPr>
              <w:t>:</w:t>
            </w:r>
          </w:p>
          <w:p w:rsidR="008E0C41" w:rsidP="008E0C41" w:rsidRDefault="008E0C41" w14:paraId="3C17C9F6" w14:textId="77777777">
            <w:pPr>
              <w:rPr>
                <w:bCs/>
                <w:i/>
                <w:iCs/>
              </w:rPr>
            </w:pPr>
            <w:proofErr w:type="gramStart"/>
            <w:r>
              <w:rPr>
                <w:bCs/>
                <w:i/>
                <w:iCs/>
              </w:rPr>
              <w:t>Are</w:t>
            </w:r>
            <w:proofErr w:type="gramEnd"/>
            <w:r>
              <w:rPr>
                <w:bCs/>
                <w:i/>
                <w:iCs/>
              </w:rPr>
              <w:t xml:space="preserve"> the rationale for and the justification of the developments clear?</w:t>
            </w:r>
          </w:p>
          <w:p w:rsidR="008E0C41" w:rsidP="008E0C41" w:rsidRDefault="008E0C41" w14:paraId="77ABB4A3" w14:textId="77777777">
            <w:pPr>
              <w:rPr>
                <w:bCs/>
                <w:i/>
                <w:iCs/>
              </w:rPr>
            </w:pPr>
          </w:p>
        </w:tc>
        <w:tc>
          <w:tcPr>
            <w:tcW w:w="1389" w:type="dxa"/>
            <w:tcMar/>
          </w:tcPr>
          <w:sdt>
            <w:sdtPr>
              <w:rPr>
                <w:b/>
                <w:bCs/>
              </w:rPr>
              <w:id w:val="1723018533"/>
              <w:placeholder>
                <w:docPart w:val="797395B050308741990C308357EBDEC3"/>
              </w:placeholder>
              <w:dropDownList>
                <w:listItem w:displayText="yes" w:value="yes"/>
                <w:listItem w:displayText="no" w:value="no"/>
              </w:dropDownList>
            </w:sdtPr>
            <w:sdtContent>
              <w:p w:rsidR="008E0C41" w:rsidP="4D2D20CA" w:rsidRDefault="6341E38D" w14:paraId="113DBBFE" w14:textId="36AD9841">
                <w:pPr>
                  <w:jc w:val="center"/>
                  <w:rPr>
                    <w:b/>
                    <w:bCs/>
                  </w:rPr>
                </w:pPr>
                <w:r w:rsidRPr="4D2D20CA">
                  <w:rPr>
                    <w:b/>
                    <w:bCs/>
                  </w:rPr>
                  <w:t>no</w:t>
                </w:r>
              </w:p>
            </w:sdtContent>
            <w:sdtEndPr>
              <w:rPr>
                <w:b w:val="1"/>
                <w:bCs w:val="1"/>
              </w:rPr>
            </w:sdtEndPr>
          </w:sdt>
          <w:p w:rsidR="008E0C41" w:rsidP="008E0C41" w:rsidRDefault="008E0C41" w14:paraId="0861AC9C" w14:textId="77777777">
            <w:pPr>
              <w:jc w:val="center"/>
              <w:rPr>
                <w:b/>
              </w:rPr>
            </w:pPr>
          </w:p>
        </w:tc>
        <w:tc>
          <w:tcPr>
            <w:tcW w:w="8084" w:type="dxa"/>
            <w:tcMar/>
          </w:tcPr>
          <w:p w:rsidR="008E0C41" w:rsidP="3A7ED792" w:rsidRDefault="4EF87C34" w14:noSpellErr="1" w14:paraId="06208433" w14:textId="240ECF37">
            <w:pPr>
              <w:spacing/>
              <w:contextualSpacing/>
              <w:rPr>
                <w:color w:val="000000" w:themeColor="text1" w:themeTint="FF" w:themeShade="FF"/>
              </w:rPr>
            </w:pPr>
            <w:r w:rsidRPr="3A7ED792" w:rsidR="4EF87C34">
              <w:rPr>
                <w:color w:val="000000" w:themeColor="text1" w:themeTint="FF" w:themeShade="FF"/>
              </w:rPr>
              <w:t>B</w:t>
            </w:r>
            <w:r w:rsidRPr="3A7ED792" w:rsidR="2DFF4714">
              <w:rPr>
                <w:color w:val="000000" w:themeColor="text1" w:themeTint="FF" w:themeShade="FF"/>
              </w:rPr>
              <w:t>lank</w:t>
            </w:r>
            <w:r w:rsidRPr="3A7ED792" w:rsidR="4EF87C34">
              <w:rPr>
                <w:color w:val="000000" w:themeColor="text1" w:themeTint="FF" w:themeShade="FF"/>
              </w:rPr>
              <w:t xml:space="preserve"> – please add</w:t>
            </w:r>
          </w:p>
          <w:p w:rsidR="008E0C41" w:rsidP="3A7ED792" w:rsidRDefault="4EF87C34" w14:paraId="6A4A1BCD" w14:textId="59AB0391">
            <w:pPr>
              <w:pStyle w:val="Normal"/>
              <w:suppressLineNumbers w:val="0"/>
              <w:bidi w:val="0"/>
              <w:spacing w:before="0" w:beforeAutospacing="off" w:after="0" w:afterAutospacing="off" w:line="259" w:lineRule="auto"/>
              <w:ind w:left="0" w:right="0"/>
              <w:jc w:val="left"/>
              <w:rPr>
                <w:color w:val="000000" w:themeColor="text1" w:themeTint="FF" w:themeShade="FF"/>
              </w:rPr>
            </w:pPr>
          </w:p>
          <w:p w:rsidR="008E0C41" w:rsidP="3A7ED792" w:rsidRDefault="4EF87C34" w14:paraId="44CC9B51" w14:textId="1598CC72">
            <w:pPr>
              <w:pStyle w:val="Normal"/>
              <w:suppressLineNumbers w:val="0"/>
              <w:bidi w:val="0"/>
              <w:spacing w:before="0" w:beforeAutospacing="off" w:after="0" w:afterAutospacing="off" w:line="259" w:lineRule="auto"/>
              <w:ind w:left="0" w:right="0"/>
              <w:jc w:val="left"/>
              <w:rPr>
                <w:color w:val="C00000"/>
              </w:rPr>
            </w:pPr>
            <w:r w:rsidRPr="3A7ED792" w:rsidR="686C9EE5">
              <w:rPr>
                <w:color w:val="C00000"/>
              </w:rPr>
              <w:t>Done. See Above.</w:t>
            </w:r>
          </w:p>
          <w:p w:rsidR="008E0C41" w:rsidP="008E0C41" w:rsidRDefault="4EF87C34" w14:paraId="26278C07" w14:textId="781B3B37">
            <w:pPr>
              <w:spacing/>
              <w:contextualSpacing/>
              <w:rPr>
                <w:color w:val="000000" w:themeColor="text1"/>
              </w:rPr>
            </w:pPr>
          </w:p>
        </w:tc>
      </w:tr>
      <w:tr w:rsidR="008E0C41" w:rsidTr="3A7ED792" w14:paraId="4FB3F054" w14:textId="77777777">
        <w:tc>
          <w:tcPr>
            <w:tcW w:w="5836" w:type="dxa"/>
            <w:shd w:val="clear" w:color="auto" w:fill="CFCDCD"/>
            <w:tcMar/>
          </w:tcPr>
          <w:p w:rsidR="008E0C41" w:rsidP="008E0C41" w:rsidRDefault="008E0C41" w14:paraId="198A08BA" w14:textId="77777777">
            <w:pPr>
              <w:rPr>
                <w:rFonts w:ascii="Calibri" w:hAnsi="Calibri" w:cs="Calibri"/>
                <w:b/>
              </w:rPr>
            </w:pPr>
            <w:r>
              <w:rPr>
                <w:rFonts w:ascii="Calibri" w:hAnsi="Calibri" w:cs="Calibri"/>
                <w:b/>
              </w:rPr>
              <w:t>Response from Module Leader</w:t>
            </w:r>
          </w:p>
          <w:p w:rsidR="008E0C41" w:rsidP="008E0C41" w:rsidRDefault="008E0C41" w14:paraId="5F7D8130" w14:textId="77777777">
            <w:pPr>
              <w:rPr>
                <w:b/>
                <w:u w:val="single"/>
              </w:rPr>
            </w:pPr>
            <w:r>
              <w:rPr>
                <w:bCs/>
                <w:i/>
                <w:iCs/>
              </w:rPr>
              <w:lastRenderedPageBreak/>
              <w:t>Please provide a point-by-point response to all reviewer comments.  For each comment, please explain exactly how you have changed the module to address the issue raised.</w:t>
            </w:r>
          </w:p>
        </w:tc>
        <w:tc>
          <w:tcPr>
            <w:tcW w:w="9473" w:type="dxa"/>
            <w:gridSpan w:val="2"/>
            <w:tcMar/>
          </w:tcPr>
          <w:p w:rsidR="008E0C41" w:rsidP="008E0C41" w:rsidRDefault="008E0C41" w14:paraId="6CD2026D" w14:textId="3815BE36">
            <w:pPr>
              <w:rPr>
                <w:color w:val="000000" w:themeColor="text1"/>
              </w:rPr>
            </w:pPr>
            <w:r w:rsidRPr="3A7ED792" w:rsidR="226ECE90">
              <w:rPr>
                <w:color w:val="000000" w:themeColor="text1" w:themeTint="FF" w:themeShade="FF"/>
              </w:rPr>
              <w:t>All responses are underneath comments above in red.</w:t>
            </w:r>
          </w:p>
        </w:tc>
      </w:tr>
    </w:tbl>
    <w:p w:rsidR="004604BA" w:rsidRDefault="004604BA" w14:paraId="4517B389" w14:textId="77777777"/>
    <w:tbl>
      <w:tblPr>
        <w:tblStyle w:val="TableGrid"/>
        <w:tblW w:w="15309" w:type="dxa"/>
        <w:tblLook w:val="04A0" w:firstRow="1" w:lastRow="0" w:firstColumn="1" w:lastColumn="0" w:noHBand="0" w:noVBand="1"/>
      </w:tblPr>
      <w:tblGrid>
        <w:gridCol w:w="5836"/>
        <w:gridCol w:w="1389"/>
        <w:gridCol w:w="8084"/>
      </w:tblGrid>
      <w:tr w:rsidR="004604BA" w:rsidTr="3A7ED792" w14:paraId="6BDA3474" w14:textId="77777777">
        <w:tc>
          <w:tcPr>
            <w:tcW w:w="5836" w:type="dxa"/>
            <w:shd w:val="clear" w:color="auto" w:fill="FFFFCD"/>
            <w:tcMar/>
          </w:tcPr>
          <w:p w:rsidR="004604BA" w:rsidRDefault="00C11DB8" w14:paraId="394F73A0" w14:textId="77777777">
            <w:pPr>
              <w:numPr>
                <w:ilvl w:val="0"/>
                <w:numId w:val="3"/>
              </w:numPr>
              <w:rPr>
                <w:b/>
                <w:sz w:val="28"/>
                <w:szCs w:val="28"/>
              </w:rPr>
            </w:pPr>
            <w:r>
              <w:rPr>
                <w:b/>
                <w:sz w:val="28"/>
                <w:szCs w:val="28"/>
              </w:rPr>
              <w:t xml:space="preserve"> OVERVIEW TAB</w:t>
            </w:r>
          </w:p>
        </w:tc>
        <w:tc>
          <w:tcPr>
            <w:tcW w:w="1389" w:type="dxa"/>
            <w:shd w:val="clear" w:color="auto" w:fill="FFFFCD"/>
            <w:tcMar/>
          </w:tcPr>
          <w:p w:rsidR="004604BA" w:rsidRDefault="00C11DB8" w14:paraId="38138755" w14:textId="77777777">
            <w:pPr>
              <w:jc w:val="center"/>
              <w:rPr>
                <w:b/>
              </w:rPr>
            </w:pPr>
            <w:r>
              <w:rPr>
                <w:b/>
              </w:rPr>
              <w:t>Yes/No</w:t>
            </w:r>
          </w:p>
        </w:tc>
        <w:tc>
          <w:tcPr>
            <w:tcW w:w="8084" w:type="dxa"/>
            <w:shd w:val="clear" w:color="auto" w:fill="FFFFCD"/>
            <w:tcMar/>
          </w:tcPr>
          <w:p w:rsidR="004604BA" w:rsidRDefault="00C11DB8" w14:paraId="603BA949" w14:textId="77777777">
            <w:pPr>
              <w:rPr>
                <w:color w:val="000000" w:themeColor="text1"/>
              </w:rPr>
            </w:pPr>
            <w:r>
              <w:rPr>
                <w:b/>
              </w:rPr>
              <w:t xml:space="preserve">Additional comments if applicable </w:t>
            </w:r>
          </w:p>
        </w:tc>
      </w:tr>
      <w:tr w:rsidR="004604BA" w:rsidTr="3A7ED792" w14:paraId="6DE13789" w14:textId="77777777">
        <w:tc>
          <w:tcPr>
            <w:tcW w:w="5836" w:type="dxa"/>
            <w:shd w:val="clear" w:color="auto" w:fill="DEEBF6"/>
            <w:tcMar/>
          </w:tcPr>
          <w:p w:rsidR="004604BA" w:rsidRDefault="00C11DB8" w14:paraId="2D1B254D" w14:textId="77777777">
            <w:pPr>
              <w:rPr>
                <w:b/>
              </w:rPr>
            </w:pPr>
            <w:r>
              <w:rPr>
                <w:b/>
                <w:u w:val="single"/>
              </w:rPr>
              <w:t>Overview</w:t>
            </w:r>
            <w:r>
              <w:rPr>
                <w:b/>
              </w:rPr>
              <w:t>:</w:t>
            </w:r>
          </w:p>
          <w:p w:rsidR="004604BA" w:rsidRDefault="00C11DB8" w14:paraId="0572C8AD" w14:textId="77777777">
            <w:pPr>
              <w:rPr>
                <w:b/>
              </w:rPr>
            </w:pPr>
            <w:r>
              <w:rPr>
                <w:b/>
              </w:rPr>
              <w:t>Is the module overview clear and content appropriate?</w:t>
            </w:r>
          </w:p>
          <w:p w:rsidR="004604BA" w:rsidRDefault="00C11DB8" w14:paraId="1F895630" w14:textId="77777777">
            <w:pPr>
              <w:rPr>
                <w:i/>
                <w:iCs/>
              </w:rPr>
            </w:pPr>
            <w:r>
              <w:rPr>
                <w:i/>
                <w:iCs/>
              </w:rPr>
              <w:t>Has all the relevant information been provided?</w:t>
            </w:r>
          </w:p>
          <w:p w:rsidR="004604BA" w:rsidRDefault="00C11DB8" w14:paraId="72BC31E5" w14:textId="77777777">
            <w:pPr>
              <w:rPr>
                <w:i/>
                <w:iCs/>
              </w:rPr>
            </w:pPr>
            <w:r>
              <w:rPr>
                <w:i/>
                <w:iCs/>
              </w:rPr>
              <w:t>Is there additional information that could be provided here, e.g. to clarify details entered elsewhere?</w:t>
            </w:r>
          </w:p>
          <w:p w:rsidR="004604BA" w:rsidRDefault="004604BA" w14:paraId="38D322D1" w14:textId="77777777">
            <w:pPr>
              <w:rPr>
                <w:i/>
                <w:iCs/>
              </w:rPr>
            </w:pPr>
          </w:p>
        </w:tc>
        <w:sdt>
          <w:sdtPr>
            <w:rPr>
              <w:b/>
              <w:bCs/>
            </w:rPr>
            <w:id w:val="1003710283"/>
            <w:placeholder>
              <w:docPart w:val="DefaultPlaceholder_-1854013439"/>
            </w:placeholder>
            <w:dropDownList>
              <w:listItem w:displayText="yes" w:value="yes"/>
              <w:listItem w:displayText="no" w:value="no"/>
            </w:dropDownList>
          </w:sdtPr>
          <w:sdtContent>
            <w:tc>
              <w:tcPr>
                <w:tcW w:w="1389" w:type="dxa"/>
                <w:tcMar/>
              </w:tcPr>
              <w:p w:rsidR="004604BA" w:rsidP="4D2D20CA" w:rsidRDefault="7769E944" w14:paraId="16EB72BC" w14:textId="7416C319">
                <w:pPr>
                  <w:jc w:val="center"/>
                  <w:rPr>
                    <w:b/>
                    <w:bCs/>
                  </w:rPr>
                </w:pPr>
                <w:r w:rsidRPr="4D2D20CA">
                  <w:rPr>
                    <w:b/>
                    <w:bCs/>
                  </w:rPr>
                  <w:t>no</w:t>
                </w:r>
              </w:p>
            </w:tc>
          </w:sdtContent>
          <w:sdtEndPr>
            <w:rPr>
              <w:b w:val="1"/>
              <w:bCs w:val="1"/>
            </w:rPr>
          </w:sdtEndPr>
        </w:sdt>
        <w:tc>
          <w:tcPr>
            <w:tcW w:w="8084" w:type="dxa"/>
            <w:tcMar/>
          </w:tcPr>
          <w:p w:rsidR="004604BA" w:rsidP="3A7ED792" w:rsidRDefault="7769E944" w14:noSpellErr="1" w14:paraId="19500115" w14:textId="6DC70214">
            <w:pPr>
              <w:rPr>
                <w:ins w:author="Treharne, Robert" w:date="2025-03-10T09:44:03.736Z" w16du:dateUtc="2025-03-10T09:44:03.736Z" w:id="1925158805"/>
                <w:color w:val="000000" w:themeColor="text1" w:themeTint="FF" w:themeShade="FF"/>
              </w:rPr>
            </w:pPr>
            <w:r w:rsidRPr="3A7ED792" w:rsidR="4FB33941">
              <w:rPr>
                <w:color w:val="000000" w:themeColor="text1" w:themeTint="FF" w:themeShade="FF"/>
              </w:rPr>
              <w:t>Blank</w:t>
            </w:r>
            <w:r w:rsidRPr="3A7ED792" w:rsidR="2742DED6">
              <w:rPr>
                <w:color w:val="000000" w:themeColor="text1" w:themeTint="FF" w:themeShade="FF"/>
              </w:rPr>
              <w:t xml:space="preserve"> – this is </w:t>
            </w:r>
            <w:r w:rsidRPr="3A7ED792" w:rsidR="2742DED6">
              <w:rPr>
                <w:color w:val="000000" w:themeColor="text1" w:themeTint="FF" w:themeShade="FF"/>
              </w:rPr>
              <w:t>required</w:t>
            </w:r>
            <w:r w:rsidRPr="3A7ED792" w:rsidR="2742DED6">
              <w:rPr>
                <w:color w:val="000000" w:themeColor="text1" w:themeTint="FF" w:themeShade="FF"/>
              </w:rPr>
              <w:t xml:space="preserve"> – base it on your marketing synopsis</w:t>
            </w:r>
          </w:p>
          <w:p w:rsidR="004604BA" w:rsidP="3A7ED792" w:rsidRDefault="7769E944" w14:paraId="35A1DE62" w14:textId="49B3A8E5">
            <w:pPr>
              <w:rPr>
                <w:ins w:author="Treharne, Robert" w:date="2025-03-10T09:44:03.81Z" w16du:dateUtc="2025-03-10T09:44:03.81Z" w:id="1794687919"/>
                <w:color w:val="000000" w:themeColor="text1" w:themeTint="FF" w:themeShade="FF"/>
              </w:rPr>
            </w:pPr>
          </w:p>
          <w:p w:rsidR="004604BA" w:rsidP="3A7ED792" w:rsidRDefault="7769E944" w14:paraId="73700462" w14:textId="4C238FC9">
            <w:pPr>
              <w:spacing w:before="240" w:beforeAutospacing="off" w:after="240" w:afterAutospacing="off"/>
              <w:rPr>
                <w:rFonts w:ascii="Calibri" w:hAnsi="Calibri" w:eastAsia="Calibri" w:cs="Calibri"/>
                <w:noProof w:val="0"/>
                <w:color w:val="C00000"/>
                <w:sz w:val="22"/>
                <w:szCs w:val="22"/>
                <w:lang w:val="en-GB"/>
              </w:rPr>
            </w:pPr>
            <w:r w:rsidRPr="3A7ED792" w:rsidR="7B1DBEF1">
              <w:rPr>
                <w:rFonts w:ascii="Calibri" w:hAnsi="Calibri" w:eastAsia="Calibri" w:cs="Calibri"/>
                <w:noProof w:val="0"/>
                <w:color w:val="C00000"/>
                <w:sz w:val="22"/>
                <w:szCs w:val="22"/>
                <w:lang w:val="en-GB"/>
              </w:rPr>
              <w:t>Computational biology is transforming the way scientists analyse biological data, providing powerful tools to address complex challenges in genomics, proteomics, and systems biology. This module equips students with essential computational techniques used in bioinformatics, including data pre-processing, visualisation, and machine learning applications.</w:t>
            </w:r>
          </w:p>
          <w:p w:rsidR="004604BA" w:rsidP="3A7ED792" w:rsidRDefault="7769E944" w14:paraId="1D2B383B" w14:textId="0EF20E94">
            <w:pPr>
              <w:spacing w:before="240" w:beforeAutospacing="off" w:after="240" w:afterAutospacing="off"/>
              <w:rPr>
                <w:rFonts w:ascii="Calibri" w:hAnsi="Calibri" w:eastAsia="Calibri" w:cs="Calibri"/>
                <w:noProof w:val="0"/>
                <w:color w:val="C00000"/>
                <w:sz w:val="22"/>
                <w:szCs w:val="22"/>
                <w:lang w:val="en-GB"/>
              </w:rPr>
            </w:pPr>
            <w:r w:rsidRPr="3A7ED792" w:rsidR="7B1DBEF1">
              <w:rPr>
                <w:rFonts w:ascii="Calibri" w:hAnsi="Calibri" w:eastAsia="Calibri" w:cs="Calibri"/>
                <w:noProof w:val="0"/>
                <w:color w:val="C00000"/>
                <w:sz w:val="22"/>
                <w:szCs w:val="22"/>
                <w:lang w:val="en-GB"/>
              </w:rPr>
              <w:t>The module will be delivered through a combination of lectures and practical workshops. Workshops will provide hands-on experience, using programming tools such as Python or R to analyse data</w:t>
            </w:r>
            <w:r w:rsidRPr="3A7ED792" w:rsidR="47D07CAA">
              <w:rPr>
                <w:rFonts w:ascii="Calibri" w:hAnsi="Calibri" w:eastAsia="Calibri" w:cs="Calibri"/>
                <w:noProof w:val="0"/>
                <w:color w:val="C00000"/>
                <w:sz w:val="22"/>
                <w:szCs w:val="22"/>
                <w:lang w:val="en-GB"/>
              </w:rPr>
              <w:t>sets that emulate real research datasets</w:t>
            </w:r>
            <w:r w:rsidRPr="3A7ED792" w:rsidR="7B1DBEF1">
              <w:rPr>
                <w:rFonts w:ascii="Calibri" w:hAnsi="Calibri" w:eastAsia="Calibri" w:cs="Calibri"/>
                <w:noProof w:val="0"/>
                <w:color w:val="C00000"/>
                <w:sz w:val="22"/>
                <w:szCs w:val="22"/>
                <w:lang w:val="en-GB"/>
              </w:rPr>
              <w:t>. Lectures will offer a research-connected teaching approach, introducing the underlying principles and discussing the ethical considerations of computational techniques in biological research.</w:t>
            </w:r>
          </w:p>
          <w:p w:rsidR="004604BA" w:rsidP="3A7ED792" w:rsidRDefault="7769E944" w14:paraId="705BA5A0" w14:textId="32A5C000">
            <w:pPr>
              <w:spacing w:before="240" w:beforeAutospacing="off" w:after="240" w:afterAutospacing="off"/>
              <w:rPr>
                <w:rFonts w:ascii="Calibri" w:hAnsi="Calibri" w:eastAsia="Calibri" w:cs="Calibri"/>
                <w:noProof w:val="0"/>
                <w:color w:val="C00000"/>
                <w:sz w:val="22"/>
                <w:szCs w:val="22"/>
                <w:lang w:val="en-GB"/>
              </w:rPr>
            </w:pPr>
            <w:r w:rsidRPr="3A7ED792" w:rsidR="7B1DBEF1">
              <w:rPr>
                <w:rFonts w:ascii="Calibri" w:hAnsi="Calibri" w:eastAsia="Calibri" w:cs="Calibri"/>
                <w:noProof w:val="0"/>
                <w:color w:val="C00000"/>
                <w:sz w:val="22"/>
                <w:szCs w:val="22"/>
                <w:lang w:val="en-GB"/>
              </w:rPr>
              <w:t xml:space="preserve">Students will engage with case studies that </w:t>
            </w:r>
            <w:r w:rsidRPr="3A7ED792" w:rsidR="7B1DBEF1">
              <w:rPr>
                <w:rFonts w:ascii="Calibri" w:hAnsi="Calibri" w:eastAsia="Calibri" w:cs="Calibri"/>
                <w:noProof w:val="0"/>
                <w:color w:val="C00000"/>
                <w:sz w:val="22"/>
                <w:szCs w:val="22"/>
                <w:lang w:val="en-GB"/>
              </w:rPr>
              <w:t>demonstrate</w:t>
            </w:r>
            <w:r w:rsidRPr="3A7ED792" w:rsidR="7B1DBEF1">
              <w:rPr>
                <w:rFonts w:ascii="Calibri" w:hAnsi="Calibri" w:eastAsia="Calibri" w:cs="Calibri"/>
                <w:noProof w:val="0"/>
                <w:color w:val="C00000"/>
                <w:sz w:val="22"/>
                <w:szCs w:val="22"/>
                <w:lang w:val="en-GB"/>
              </w:rPr>
              <w:t xml:space="preserve"> how computational methods can be applied to predict disease classifications, analyse gene expression patterns, and model biological systems. Learning materials will be provided via the University’s Virtual Learning Environment (VLE), and assessments will be designed to evaluate both theoretical understanding and practical skills in bioinformatics.</w:t>
            </w:r>
          </w:p>
          <w:p w:rsidR="004604BA" w:rsidRDefault="7769E944" w14:paraId="619D62B9" w14:textId="27DBB72E">
            <w:pPr>
              <w:rPr>
                <w:color w:val="000000" w:themeColor="text1"/>
              </w:rPr>
            </w:pPr>
          </w:p>
        </w:tc>
      </w:tr>
      <w:tr w:rsidR="004604BA" w:rsidTr="3A7ED792" w14:paraId="2442884B" w14:textId="77777777">
        <w:tc>
          <w:tcPr>
            <w:tcW w:w="5836" w:type="dxa"/>
            <w:shd w:val="clear" w:color="auto" w:fill="DEEBF6"/>
            <w:tcMar/>
          </w:tcPr>
          <w:p w:rsidR="004604BA" w:rsidRDefault="00C11DB8" w14:paraId="741C64EC" w14:textId="77777777">
            <w:pPr>
              <w:rPr>
                <w:b/>
              </w:rPr>
            </w:pPr>
            <w:r>
              <w:rPr>
                <w:b/>
                <w:u w:val="single"/>
              </w:rPr>
              <w:t>Features</w:t>
            </w:r>
            <w:r>
              <w:rPr>
                <w:b/>
              </w:rPr>
              <w:t xml:space="preserve">: </w:t>
            </w:r>
            <w:r>
              <w:rPr>
                <w:bCs/>
                <w:i/>
                <w:iCs/>
              </w:rPr>
              <w:t>(optional)</w:t>
            </w:r>
          </w:p>
          <w:p w:rsidR="004604BA" w:rsidRDefault="004604BA" w14:paraId="0058AFFE" w14:textId="77777777">
            <w:pPr>
              <w:rPr>
                <w:b/>
              </w:rPr>
            </w:pPr>
          </w:p>
        </w:tc>
        <w:tc>
          <w:tcPr>
            <w:tcW w:w="1389" w:type="dxa"/>
            <w:shd w:val="clear" w:color="auto" w:fill="auto"/>
            <w:tcMar/>
          </w:tcPr>
          <w:p w:rsidR="004604BA" w:rsidRDefault="004604BA" w14:paraId="6564594B" w14:textId="77777777">
            <w:pPr>
              <w:jc w:val="center"/>
              <w:rPr>
                <w:b/>
              </w:rPr>
            </w:pPr>
          </w:p>
        </w:tc>
        <w:tc>
          <w:tcPr>
            <w:tcW w:w="8084" w:type="dxa"/>
            <w:shd w:val="clear" w:color="auto" w:fill="auto"/>
            <w:tcMar/>
          </w:tcPr>
          <w:p w:rsidR="004604BA" w:rsidRDefault="004604BA" w14:paraId="55C29106" w14:textId="77777777">
            <w:pPr>
              <w:rPr>
                <w:color w:val="000000" w:themeColor="text1"/>
              </w:rPr>
            </w:pPr>
          </w:p>
        </w:tc>
      </w:tr>
      <w:tr w:rsidR="004604BA" w:rsidTr="3A7ED792" w14:paraId="06B7B095" w14:textId="77777777">
        <w:tc>
          <w:tcPr>
            <w:tcW w:w="5836" w:type="dxa"/>
            <w:shd w:val="clear" w:color="auto" w:fill="DEEBF6"/>
            <w:tcMar/>
          </w:tcPr>
          <w:p w:rsidR="004604BA" w:rsidRDefault="00C11DB8" w14:paraId="27737B6A" w14:textId="77777777">
            <w:pPr>
              <w:rPr>
                <w:rFonts w:cs="Calibri"/>
              </w:rPr>
            </w:pPr>
            <w:r>
              <w:rPr>
                <w:b/>
                <w:u w:val="single"/>
              </w:rPr>
              <w:t>Educational Aims</w:t>
            </w:r>
            <w:r>
              <w:rPr>
                <w:b/>
              </w:rPr>
              <w:t xml:space="preserve">:  </w:t>
            </w:r>
            <w:r>
              <w:rPr>
                <w:rFonts w:cs="Calibri"/>
              </w:rPr>
              <w:t>Are the module aims clear and appropriate to the level?</w:t>
            </w:r>
          </w:p>
          <w:p w:rsidR="004604BA" w:rsidRDefault="004604BA" w14:paraId="14526701" w14:textId="77777777">
            <w:pPr>
              <w:rPr>
                <w:rFonts w:cs="Calibri"/>
              </w:rPr>
            </w:pPr>
          </w:p>
        </w:tc>
        <w:sdt>
          <w:sdtPr>
            <w:rPr>
              <w:b/>
              <w:bCs/>
            </w:rPr>
            <w:id w:val="904254020"/>
            <w:placeholder>
              <w:docPart w:val="DefaultPlaceholder_-1854013439"/>
            </w:placeholder>
            <w:dropDownList>
              <w:listItem w:displayText="yes" w:value="yes"/>
              <w:listItem w:displayText="no" w:value="no"/>
            </w:dropDownList>
          </w:sdtPr>
          <w:sdtContent>
            <w:tc>
              <w:tcPr>
                <w:tcW w:w="1389" w:type="dxa"/>
                <w:tcMar/>
              </w:tcPr>
              <w:p w:rsidR="004604BA" w:rsidP="4D2D20CA" w:rsidRDefault="324D51B6" w14:paraId="38464E81" w14:textId="410655CC">
                <w:pPr>
                  <w:jc w:val="center"/>
                  <w:rPr>
                    <w:b/>
                    <w:bCs/>
                  </w:rPr>
                </w:pPr>
                <w:r w:rsidRPr="4D2D20CA">
                  <w:rPr>
                    <w:b/>
                    <w:bCs/>
                  </w:rPr>
                  <w:t>yes</w:t>
                </w:r>
              </w:p>
            </w:tc>
          </w:sdtContent>
          <w:sdtEndPr>
            <w:rPr>
              <w:b w:val="1"/>
              <w:bCs w:val="1"/>
            </w:rPr>
          </w:sdtEndPr>
        </w:sdt>
        <w:tc>
          <w:tcPr>
            <w:tcW w:w="8084" w:type="dxa"/>
            <w:tcMar/>
          </w:tcPr>
          <w:p w:rsidR="004604BA" w:rsidP="3A7ED792" w:rsidRDefault="324D51B6" w14:paraId="79AE856F" w14:textId="3E840A20">
            <w:pPr>
              <w:rPr>
                <w:rFonts w:ascii="Calibri" w:hAnsi="Calibri" w:eastAsia="Calibri" w:cs="Calibri" w:asciiTheme="minorAscii" w:hAnsiTheme="minorAscii" w:eastAsiaTheme="minorAscii" w:cstheme="minorAscii"/>
                <w:b w:val="0"/>
                <w:bCs w:val="0"/>
                <w:i w:val="0"/>
                <w:iCs w:val="0"/>
                <w:caps w:val="0"/>
                <w:smallCaps w:val="0"/>
                <w:noProof w:val="0"/>
                <w:color w:val="C00000"/>
                <w:sz w:val="21"/>
                <w:szCs w:val="21"/>
                <w:lang w:val="en-GB"/>
              </w:rPr>
            </w:pPr>
            <w:r w:rsidRPr="3A7ED792" w:rsidR="411AA95A">
              <w:rPr>
                <w:color w:val="000000" w:themeColor="text1" w:themeTint="FF" w:themeShade="FF"/>
              </w:rPr>
              <w:t xml:space="preserve">But 5 is </w:t>
            </w:r>
            <w:r w:rsidRPr="3A7ED792" w:rsidR="411AA95A">
              <w:rPr>
                <w:color w:val="000000" w:themeColor="text1" w:themeTint="FF" w:themeShade="FF"/>
              </w:rPr>
              <w:t>rather too many</w:t>
            </w:r>
            <w:r w:rsidRPr="3A7ED792" w:rsidR="411AA95A">
              <w:rPr>
                <w:color w:val="000000" w:themeColor="text1" w:themeTint="FF" w:themeShade="FF"/>
              </w:rPr>
              <w:t xml:space="preserve">. Aim 1 – </w:t>
            </w:r>
            <w:r w:rsidRPr="3A7ED792" w:rsidR="411AA95A">
              <w:rPr>
                <w:color w:val="000000" w:themeColor="text1" w:themeTint="FF" w:themeShade="FF"/>
              </w:rPr>
              <w:t>demonstrate</w:t>
            </w:r>
            <w:r w:rsidRPr="3A7ED792" w:rsidR="411AA95A">
              <w:rPr>
                <w:color w:val="000000" w:themeColor="text1" w:themeTint="FF" w:themeShade="FF"/>
              </w:rPr>
              <w:t xml:space="preserve"> understanding does not </w:t>
            </w:r>
            <w:r w:rsidRPr="3A7ED792" w:rsidR="3FACCF68">
              <w:rPr>
                <w:color w:val="000000" w:themeColor="text1" w:themeTint="FF" w:themeShade="FF"/>
              </w:rPr>
              <w:t>really support your LOs and certainly not as much as aims 2-4. Aim 5 is a set of skills so can be removed</w:t>
            </w:r>
            <w:r>
              <w:br/>
            </w:r>
            <w:r>
              <w:br/>
            </w:r>
            <w:commentRangeStart w:id="1448405367"/>
            <w:r w:rsidRPr="3A7ED792" w:rsidR="3FC2E3E2">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By the end of the module, students will be able to:</w:t>
            </w:r>
            <w:r>
              <w:br/>
            </w:r>
            <w:commentRangeEnd w:id="1448405367"/>
            <w:r>
              <w:rPr>
                <w:rStyle w:val="CommentReference"/>
              </w:rPr>
              <w:commentReference w:id="1448405367"/>
            </w:r>
            <w:r>
              <w:br/>
            </w:r>
            <w:r w:rsidRPr="3A7ED792" w:rsidR="3FC2E3E2">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Select and apply suitable machine learning computational methods for analysing specific bioinformatics problems.</w:t>
            </w:r>
            <w:r>
              <w:br/>
            </w:r>
            <w:r>
              <w:br/>
            </w:r>
            <w:r w:rsidRPr="3A7ED792" w:rsidR="3FC2E3E2">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Pre-process and visualise biological datasets to prepare them for computational and machine learning applications.</w:t>
            </w:r>
            <w:r>
              <w:br/>
            </w:r>
            <w:r>
              <w:br/>
            </w:r>
            <w:r w:rsidRPr="3A7ED792" w:rsidR="3FC2E3E2">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Critically evaluate the performance of machine learning computational models using </w:t>
            </w:r>
            <w:r w:rsidRPr="3A7ED792" w:rsidR="3FC2E3E2">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appropriate metrics</w:t>
            </w:r>
            <w:r w:rsidRPr="3A7ED792" w:rsidR="3FC2E3E2">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w:t>
            </w:r>
          </w:p>
          <w:p w:rsidR="004604BA" w:rsidP="3A7ED792" w:rsidRDefault="324D51B6" w14:paraId="7C3E8D17" w14:textId="4CA89C0F">
            <w:pPr>
              <w:rPr>
                <w:rFonts w:ascii="Calibri" w:hAnsi="Calibri" w:eastAsia="Calibri" w:cs="Calibri" w:asciiTheme="minorAscii" w:hAnsiTheme="minorAscii" w:eastAsiaTheme="minorAscii" w:cstheme="minorAscii"/>
                <w:b w:val="0"/>
                <w:bCs w:val="0"/>
                <w:i w:val="0"/>
                <w:iCs w:val="0"/>
                <w:caps w:val="0"/>
                <w:smallCaps w:val="0"/>
                <w:noProof w:val="0"/>
                <w:color w:val="C00000" w:themeColor="text1"/>
                <w:sz w:val="21"/>
                <w:szCs w:val="21"/>
                <w:lang w:val="en-GB"/>
              </w:rPr>
            </w:pPr>
          </w:p>
        </w:tc>
      </w:tr>
      <w:tr w:rsidR="004604BA" w:rsidTr="3A7ED792" w14:paraId="54584F1F" w14:textId="77777777">
        <w:tc>
          <w:tcPr>
            <w:tcW w:w="5836" w:type="dxa"/>
            <w:shd w:val="clear" w:color="auto" w:fill="DEEBF6"/>
            <w:tcMar/>
          </w:tcPr>
          <w:p w:rsidR="004604BA" w:rsidRDefault="00C11DB8" w14:paraId="4FFDF5F5" w14:textId="77777777">
            <w:pPr>
              <w:rPr>
                <w:i/>
              </w:rPr>
            </w:pPr>
            <w:r>
              <w:rPr>
                <w:b/>
                <w:u w:val="single"/>
              </w:rPr>
              <w:t>Marketing Module Synopsis</w:t>
            </w:r>
            <w:r>
              <w:rPr>
                <w:b/>
              </w:rPr>
              <w:t xml:space="preserve">:  </w:t>
            </w:r>
            <w:r>
              <w:t xml:space="preserve">Is the marketing module synopsis clear and appropriate? </w:t>
            </w:r>
            <w:r>
              <w:rPr>
                <w:i/>
              </w:rPr>
              <w:t xml:space="preserve">Short </w:t>
            </w:r>
            <w:proofErr w:type="gramStart"/>
            <w:r>
              <w:rPr>
                <w:i/>
              </w:rPr>
              <w:t>summary</w:t>
            </w:r>
            <w:proofErr w:type="gramEnd"/>
            <w:r>
              <w:rPr>
                <w:i/>
              </w:rPr>
              <w:t xml:space="preserve"> see guidance</w:t>
            </w:r>
          </w:p>
          <w:p w:rsidR="004604BA" w:rsidRDefault="004604BA" w14:paraId="5CD189D3" w14:textId="77777777">
            <w:pPr>
              <w:rPr>
                <w:i/>
              </w:rPr>
            </w:pPr>
          </w:p>
        </w:tc>
        <w:sdt>
          <w:sdtPr>
            <w:rPr>
              <w:b/>
              <w:bCs/>
            </w:rPr>
            <w:id w:val="1021819418"/>
            <w:placeholder>
              <w:docPart w:val="DefaultPlaceholder_-1854013439"/>
            </w:placeholder>
            <w:dropDownList>
              <w:listItem w:displayText="yes" w:value="yes"/>
              <w:listItem w:displayText="no" w:value="no"/>
            </w:dropDownList>
          </w:sdtPr>
          <w:sdtContent>
            <w:tc>
              <w:tcPr>
                <w:tcW w:w="1389" w:type="dxa"/>
                <w:tcMar/>
              </w:tcPr>
              <w:p w:rsidR="004604BA" w:rsidP="4D2D20CA" w:rsidRDefault="77A2B4FA" w14:paraId="6DA14AFA" w14:textId="17A7EA19">
                <w:pPr>
                  <w:jc w:val="center"/>
                  <w:rPr>
                    <w:b/>
                    <w:bCs/>
                  </w:rPr>
                </w:pPr>
                <w:r w:rsidRPr="4D2D20CA">
                  <w:rPr>
                    <w:b/>
                    <w:bCs/>
                  </w:rPr>
                  <w:t>no</w:t>
                </w:r>
              </w:p>
            </w:tc>
          </w:sdtContent>
          <w:sdtEndPr>
            <w:rPr>
              <w:b w:val="1"/>
              <w:bCs w:val="1"/>
            </w:rPr>
          </w:sdtEndPr>
        </w:sdt>
        <w:tc>
          <w:tcPr>
            <w:tcW w:w="8084" w:type="dxa"/>
            <w:tcMar/>
          </w:tcPr>
          <w:p w:rsidR="004604BA" w:rsidP="3A7ED792" w:rsidRDefault="77A2B4FA" w14:noSpellErr="1" w14:paraId="5C9A77B7" w14:textId="6C2F1F21">
            <w:pPr>
              <w:rPr>
                <w:color w:val="000000" w:themeColor="text1" w:themeTint="FF" w:themeShade="FF"/>
              </w:rPr>
            </w:pPr>
            <w:r w:rsidRPr="3A7ED792" w:rsidR="743793E0">
              <w:rPr>
                <w:color w:val="000000" w:themeColor="text1" w:themeTint="FF" w:themeShade="FF"/>
              </w:rPr>
              <w:t>Does not explain how the module will be delivered or assessed</w:t>
            </w:r>
          </w:p>
          <w:p w:rsidR="004604BA" w:rsidP="3A7ED792" w:rsidRDefault="77A2B4FA" w14:paraId="71E0800F" w14:textId="5086B962">
            <w:pPr>
              <w:rPr>
                <w:color w:val="000000" w:themeColor="text1" w:themeTint="FF" w:themeShade="FF"/>
              </w:rPr>
            </w:pPr>
          </w:p>
          <w:p w:rsidR="004604BA" w:rsidP="3A7ED792" w:rsidRDefault="77A2B4FA" w14:paraId="7EA59AE1" w14:textId="4F7A338F">
            <w:pPr>
              <w:pStyle w:val="Normal"/>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pPr>
            <w:commentRangeStart w:id="2118780671"/>
            <w:r w:rsidRPr="3A7ED792" w:rsidR="5C0C0ADA">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Computational biology is reshaping the field of bioinformatics, empowering scient</w:t>
            </w:r>
            <w:commentRangeEnd w:id="2118780671"/>
            <w:r>
              <w:rPr>
                <w:rStyle w:val="CommentReference"/>
              </w:rPr>
              <w:commentReference w:id="2118780671"/>
            </w:r>
            <w:r w:rsidRPr="3A7ED792" w:rsidR="5C0C0ADA">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ists to address complex biological challenges in innovative ways. This module introduces </w:t>
            </w:r>
            <w:r w:rsidRPr="3A7ED792" w:rsidR="633BE029">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students </w:t>
            </w:r>
            <w:r w:rsidRPr="3A7ED792" w:rsidR="5C0C0ADA">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to the essential computational techniques applied to bioinformatics, from analysing gene expression patterns to predicting disease classifications and modelling and predicting biological systems that experiments alone </w:t>
            </w:r>
            <w:r w:rsidRPr="3A7ED792" w:rsidR="5C0C0ADA">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fail to</w:t>
            </w:r>
            <w:r w:rsidRPr="3A7ED792" w:rsidR="5C0C0ADA">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 achieve.</w:t>
            </w:r>
            <w:r>
              <w:br/>
            </w:r>
            <w:r>
              <w:br/>
            </w:r>
            <w:r w:rsidRPr="3A7ED792" w:rsidR="5C0C0ADA">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Foundational skills in data pre-processing, visualisation, and machine learning techniques will be delivered through the context of real research conducted within the Faculty of Health and Life Sciences. </w:t>
            </w:r>
            <w:r w:rsidRPr="3A7ED792" w:rsidR="421A5BCE">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Students </w:t>
            </w:r>
            <w:r w:rsidRPr="3A7ED792" w:rsidR="5C0C0ADA">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will gain hands-on experience with</w:t>
            </w:r>
            <w:r w:rsidRPr="3A7ED792" w:rsidR="16CC8248">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 </w:t>
            </w:r>
            <w:r w:rsidRPr="3A7ED792" w:rsidR="5C0C0ADA">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programming tools like Python or R to implement bioinformatic </w:t>
            </w:r>
            <w:r w:rsidRPr="3A7ED792" w:rsidR="6BC8FEBD">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workflows and models.</w:t>
            </w:r>
            <w:r>
              <w:br/>
            </w:r>
            <w:r>
              <w:br/>
            </w:r>
            <w:r w:rsidRPr="3A7ED792" w:rsidR="5C0C0ADA">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As the module progresses, </w:t>
            </w:r>
            <w:r w:rsidRPr="3A7ED792" w:rsidR="0F648CC4">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students </w:t>
            </w:r>
            <w:r w:rsidRPr="3A7ED792" w:rsidR="5C0C0ADA">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will apply </w:t>
            </w:r>
            <w:r w:rsidRPr="3A7ED792" w:rsidR="4560A75D">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the </w:t>
            </w:r>
            <w:r w:rsidRPr="3A7ED792" w:rsidR="016FDFD3">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techniques they </w:t>
            </w:r>
            <w:r w:rsidRPr="3A7ED792" w:rsidR="016FDFD3">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encounter</w:t>
            </w:r>
            <w:r w:rsidRPr="3A7ED792" w:rsidR="016FDFD3">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 </w:t>
            </w:r>
            <w:r w:rsidRPr="3A7ED792" w:rsidR="5C0C0ADA">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to real-world bioinformatics challenges, exploring case studies in genomics, proteomics, and systems biology. </w:t>
            </w:r>
            <w:r w:rsidRPr="3A7ED792" w:rsidR="45B6B7F7">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Students </w:t>
            </w:r>
            <w:r w:rsidRPr="3A7ED792" w:rsidR="5C0C0ADA">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will also engage with discussions on the ethical considerations and limitations of computational techniques in biological research.</w:t>
            </w:r>
          </w:p>
          <w:p w:rsidR="004604BA" w:rsidP="3A7ED792" w:rsidRDefault="77A2B4FA" w14:paraId="66B65C5E" w14:textId="1E9EEBCA">
            <w:pPr>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pPr>
          </w:p>
          <w:p w:rsidR="004604BA" w:rsidP="3A7ED792" w:rsidRDefault="77A2B4FA" w14:paraId="5FC6452A" w14:textId="52A93CC1">
            <w:pPr>
              <w:rPr>
                <w:rFonts w:ascii="Calibri" w:hAnsi="Calibri" w:eastAsia="Calibri" w:cs="Calibri" w:asciiTheme="minorAscii" w:hAnsiTheme="minorAscii" w:eastAsiaTheme="minorAscii" w:cstheme="minorAscii"/>
                <w:b w:val="0"/>
                <w:bCs w:val="0"/>
                <w:i w:val="0"/>
                <w:iCs w:val="0"/>
                <w:caps w:val="0"/>
                <w:smallCaps w:val="0"/>
                <w:noProof w:val="0"/>
                <w:color w:val="C00000" w:themeColor="text1"/>
                <w:sz w:val="22"/>
                <w:szCs w:val="22"/>
                <w:lang w:val="en-GB"/>
              </w:rPr>
            </w:pPr>
            <w:r w:rsidRPr="3A7ED792" w:rsidR="5C0C0ADA">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 xml:space="preserve">The module will be taught through a combination of lectures and workshops. The module will be assessed via </w:t>
            </w:r>
            <w:r w:rsidRPr="3A7ED792" w:rsidR="4BCAE645">
              <w:rPr>
                <w:rFonts w:ascii="Calibri" w:hAnsi="Calibri" w:eastAsia="Calibri" w:cs="Calibri" w:asciiTheme="minorAscii" w:hAnsiTheme="minorAscii" w:eastAsiaTheme="minorAscii" w:cstheme="minorAscii"/>
                <w:b w:val="0"/>
                <w:bCs w:val="0"/>
                <w:i w:val="0"/>
                <w:iCs w:val="0"/>
                <w:caps w:val="0"/>
                <w:smallCaps w:val="0"/>
                <w:noProof w:val="0"/>
                <w:color w:val="C00000"/>
                <w:sz w:val="22"/>
                <w:szCs w:val="22"/>
                <w:lang w:val="en-GB"/>
              </w:rPr>
              <w:t>a computational portfolio and a digital case study presentation.</w:t>
            </w:r>
          </w:p>
        </w:tc>
      </w:tr>
      <w:tr w:rsidR="004604BA" w:rsidTr="3A7ED792" w14:paraId="4E29B0FA" w14:textId="77777777">
        <w:tc>
          <w:tcPr>
            <w:tcW w:w="5836" w:type="dxa"/>
            <w:shd w:val="clear" w:color="auto" w:fill="DEEBF6"/>
            <w:tcMar/>
          </w:tcPr>
          <w:p w:rsidR="004604BA" w:rsidRDefault="00C11DB8" w14:paraId="5AE0438F" w14:textId="77777777">
            <w:r>
              <w:rPr>
                <w:b/>
                <w:u w:val="single"/>
              </w:rPr>
              <w:t>Outline Syllabus</w:t>
            </w:r>
            <w:r>
              <w:rPr>
                <w:b/>
              </w:rPr>
              <w:t xml:space="preserve">: </w:t>
            </w:r>
            <w:r>
              <w:t xml:space="preserve"> Is the module outline syllabus clear and appropriate?</w:t>
            </w:r>
          </w:p>
          <w:p w:rsidR="004604BA" w:rsidRDefault="004604BA" w14:paraId="688CA2FB" w14:textId="77777777"/>
        </w:tc>
        <w:sdt>
          <w:sdtPr>
            <w:rPr>
              <w:b/>
              <w:bCs/>
            </w:rPr>
            <w:id w:val="2112780564"/>
            <w:placeholder>
              <w:docPart w:val="DefaultPlaceholder_-1854013439"/>
            </w:placeholder>
            <w:dropDownList>
              <w:listItem w:displayText="yes" w:value="yes"/>
              <w:listItem w:displayText="no" w:value="no"/>
            </w:dropDownList>
          </w:sdtPr>
          <w:sdtContent>
            <w:tc>
              <w:tcPr>
                <w:tcW w:w="1389" w:type="dxa"/>
                <w:tcMar/>
              </w:tcPr>
              <w:p w:rsidR="004604BA" w:rsidP="4D2D20CA" w:rsidRDefault="35D952E6" w14:paraId="765575CF" w14:textId="7B52354A">
                <w:pPr>
                  <w:jc w:val="center"/>
                  <w:rPr>
                    <w:b/>
                    <w:bCs/>
                  </w:rPr>
                </w:pPr>
                <w:r w:rsidRPr="4D2D20CA">
                  <w:rPr>
                    <w:b/>
                    <w:bCs/>
                  </w:rPr>
                  <w:t>yes</w:t>
                </w:r>
              </w:p>
            </w:tc>
          </w:sdtContent>
          <w:sdtEndPr>
            <w:rPr>
              <w:b w:val="1"/>
              <w:bCs w:val="1"/>
            </w:rPr>
          </w:sdtEndPr>
        </w:sdt>
        <w:tc>
          <w:tcPr>
            <w:tcW w:w="8084" w:type="dxa"/>
            <w:tcMar/>
          </w:tcPr>
          <w:p w:rsidR="004604BA" w:rsidP="4D2D20CA" w:rsidRDefault="35D952E6" w14:paraId="6CC99D52" w14:textId="72CBF736">
            <w:pPr>
              <w:rPr>
                <w:color w:val="000000" w:themeColor="text1"/>
              </w:rPr>
            </w:pPr>
            <w:r w:rsidRPr="4D2D20CA">
              <w:rPr>
                <w:color w:val="000000" w:themeColor="text1"/>
              </w:rPr>
              <w:t>It is essentially a list of topics that will be delivered</w:t>
            </w:r>
            <w:r w:rsidRPr="4D2D20CA" w:rsidR="4689A7AB">
              <w:rPr>
                <w:color w:val="000000" w:themeColor="text1"/>
              </w:rPr>
              <w:t xml:space="preserve">. Doesn’t really cover any of the following from the guidance. </w:t>
            </w:r>
          </w:p>
          <w:p w:rsidR="004604BA" w:rsidP="4D2D20CA" w:rsidRDefault="4689A7AB" w14:paraId="3C2738E1" w14:textId="26EB957C">
            <w:r w:rsidRPr="4D2D20CA">
              <w:rPr>
                <w:color w:val="000000" w:themeColor="text1"/>
              </w:rPr>
              <w:t xml:space="preserve">How this content will be available to students. E.g. library resources accessible through the module reading list, other key learning resources accessible through the VLE. </w:t>
            </w:r>
          </w:p>
          <w:p w:rsidR="004604BA" w:rsidP="4D2D20CA" w:rsidRDefault="4689A7AB" w14:paraId="34A523D4" w14:textId="6CA82BE4">
            <w:r w:rsidRPr="4D2D20CA">
              <w:rPr>
                <w:color w:val="000000" w:themeColor="text1"/>
              </w:rPr>
              <w:t xml:space="preserve">Guidance on what students are expected to do related to this content. E.g. do you expect students to read all resources within the reading list? Are they expected to find their own supplementary resources? </w:t>
            </w:r>
          </w:p>
          <w:p w:rsidR="004604BA" w:rsidP="4D2D20CA" w:rsidRDefault="4689A7AB" w14:noSpellErr="1" w14:paraId="1FCFF16F" w14:textId="7A534C9C">
            <w:r w:rsidRPr="3A7ED792" w:rsidR="784260DA">
              <w:rPr>
                <w:color w:val="000000" w:themeColor="text1" w:themeTint="FF" w:themeShade="FF"/>
              </w:rPr>
              <w:t>Guidance on specific aspects of how students make use of the module content. E.g. students will be expected to complete independent reading in preparation for seminars</w:t>
            </w:r>
          </w:p>
          <w:p w:rsidR="004604BA" w:rsidP="3A7ED792" w:rsidRDefault="4689A7AB" w14:paraId="00DBB154" w14:textId="65A7688A">
            <w:pPr>
              <w:rPr>
                <w:color w:val="000000" w:themeColor="text1" w:themeTint="FF" w:themeShade="FF"/>
              </w:rPr>
            </w:pPr>
          </w:p>
          <w:p w:rsidR="004604BA" w:rsidP="3A7ED792" w:rsidRDefault="4689A7AB" w14:paraId="2A93843F" w14:textId="67815CC8">
            <w:pPr>
              <w:pStyle w:val="TableParagraph"/>
              <w:ind w:left="0"/>
              <w:rPr>
                <w:b w:val="1"/>
                <w:bCs w:val="1"/>
                <w:noProof w:val="0"/>
                <w:color w:val="C00000"/>
                <w:u w:val="single"/>
                <w:lang w:val="en-GB"/>
              </w:rPr>
            </w:pPr>
            <w:commentRangeStart w:id="530143703"/>
            <w:r w:rsidRPr="3A7ED792" w:rsidR="393E0A8B">
              <w:rPr>
                <w:b w:val="1"/>
                <w:bCs w:val="1"/>
                <w:noProof w:val="0"/>
                <w:color w:val="C00000"/>
                <w:u w:val="single"/>
                <w:lang w:val="en-GB"/>
              </w:rPr>
              <w:t xml:space="preserve">Syllabus </w:t>
            </w:r>
            <w:commentRangeEnd w:id="530143703"/>
            <w:r>
              <w:rPr>
                <w:rStyle w:val="CommentReference"/>
              </w:rPr>
              <w:commentReference w:id="530143703"/>
            </w:r>
            <w:r w:rsidRPr="3A7ED792" w:rsidR="393E0A8B">
              <w:rPr>
                <w:b w:val="1"/>
                <w:bCs w:val="1"/>
                <w:noProof w:val="0"/>
                <w:color w:val="C00000"/>
                <w:u w:val="single"/>
                <w:lang w:val="en-GB"/>
              </w:rPr>
              <w:t>Outline</w:t>
            </w:r>
          </w:p>
          <w:p w:rsidR="004604BA" w:rsidP="3A7ED792" w:rsidRDefault="4689A7AB" w14:paraId="17CC45F7" w14:textId="794D27B0">
            <w:pPr>
              <w:pStyle w:val="TableParagraph"/>
              <w:ind w:left="0"/>
              <w:rPr>
                <w:b w:val="1"/>
                <w:bCs w:val="1"/>
                <w:noProof w:val="0"/>
                <w:color w:val="C00000"/>
                <w:u w:val="single"/>
                <w:lang w:val="en-GB"/>
              </w:rPr>
            </w:pPr>
          </w:p>
          <w:p w:rsidR="004604BA" w:rsidP="3A7ED792" w:rsidRDefault="4689A7AB" w14:paraId="4C20D372" w14:textId="1CA9623D">
            <w:pPr>
              <w:pStyle w:val="TableParagraph"/>
              <w:ind w:left="0"/>
              <w:rPr>
                <w:i w:val="1"/>
                <w:iCs w:val="1"/>
                <w:noProof w:val="0"/>
                <w:color w:val="C00000"/>
                <w:lang w:val="en-GB"/>
              </w:rPr>
            </w:pPr>
            <w:r w:rsidRPr="3A7ED792" w:rsidR="393E0A8B">
              <w:rPr>
                <w:i w:val="1"/>
                <w:iCs w:val="1"/>
                <w:noProof w:val="0"/>
                <w:color w:val="C00000"/>
                <w:lang w:val="en-GB"/>
              </w:rPr>
              <w:t>Part 1: Foundations (Weeks 1–5)</w:t>
            </w:r>
          </w:p>
          <w:p w:rsidR="004604BA" w:rsidP="3A7ED792" w:rsidRDefault="4689A7AB" w14:paraId="3D8C5DC6" w14:textId="38651482">
            <w:pPr>
              <w:spacing w:before="240" w:beforeAutospacing="off" w:after="240" w:afterAutospacing="off"/>
              <w:rPr>
                <w:rFonts w:ascii="Calibri" w:hAnsi="Calibri" w:eastAsia="Calibri" w:cs="Calibri"/>
                <w:noProof w:val="0"/>
                <w:color w:val="C00000"/>
                <w:sz w:val="22"/>
                <w:szCs w:val="22"/>
                <w:lang w:val="en-GB"/>
              </w:rPr>
            </w:pPr>
            <w:r w:rsidRPr="3A7ED792" w:rsidR="393E0A8B">
              <w:rPr>
                <w:rFonts w:ascii="Calibri" w:hAnsi="Calibri" w:eastAsia="Calibri" w:cs="Calibri"/>
                <w:noProof w:val="0"/>
                <w:color w:val="C00000"/>
                <w:sz w:val="22"/>
                <w:szCs w:val="22"/>
                <w:lang w:val="en-GB"/>
              </w:rPr>
              <w:t>Students will develop core skills in computational bioinformatics, focusing on:</w:t>
            </w:r>
          </w:p>
          <w:p w:rsidR="004604BA" w:rsidP="3A7ED792" w:rsidRDefault="4689A7AB" w14:paraId="30D321AA" w14:textId="0A5C2482">
            <w:pPr>
              <w:pStyle w:val="ListParagraph"/>
              <w:numPr>
                <w:ilvl w:val="0"/>
                <w:numId w:val="10"/>
              </w:numPr>
              <w:spacing w:before="0" w:beforeAutospacing="off" w:after="0" w:afterAutospacing="off"/>
              <w:rPr>
                <w:rFonts w:ascii="Calibri" w:hAnsi="Calibri" w:eastAsia="Calibri" w:cs="Calibri"/>
                <w:noProof w:val="0"/>
                <w:color w:val="C00000"/>
                <w:sz w:val="22"/>
                <w:szCs w:val="22"/>
                <w:lang w:val="en-GB"/>
              </w:rPr>
            </w:pPr>
            <w:r w:rsidRPr="3A7ED792" w:rsidR="393E0A8B">
              <w:rPr>
                <w:rFonts w:ascii="Calibri" w:hAnsi="Calibri" w:eastAsia="Calibri" w:cs="Calibri"/>
                <w:b w:val="1"/>
                <w:bCs w:val="1"/>
                <w:noProof w:val="0"/>
                <w:color w:val="C00000"/>
                <w:sz w:val="22"/>
                <w:szCs w:val="22"/>
                <w:lang w:val="en-GB"/>
              </w:rPr>
              <w:t>Bioinformatics &amp; Computational Biology</w:t>
            </w:r>
            <w:r w:rsidRPr="3A7ED792" w:rsidR="461F9500">
              <w:rPr>
                <w:rFonts w:ascii="Calibri" w:hAnsi="Calibri" w:eastAsia="Calibri" w:cs="Calibri"/>
                <w:b w:val="1"/>
                <w:bCs w:val="1"/>
                <w:noProof w:val="0"/>
                <w:color w:val="C00000"/>
                <w:sz w:val="22"/>
                <w:szCs w:val="22"/>
                <w:lang w:val="en-GB"/>
              </w:rPr>
              <w:t>.</w:t>
            </w:r>
            <w:r w:rsidRPr="3A7ED792" w:rsidR="393E0A8B">
              <w:rPr>
                <w:rFonts w:ascii="Calibri" w:hAnsi="Calibri" w:eastAsia="Calibri" w:cs="Calibri"/>
                <w:noProof w:val="0"/>
                <w:color w:val="C00000"/>
                <w:sz w:val="22"/>
                <w:szCs w:val="22"/>
                <w:lang w:val="en-GB"/>
              </w:rPr>
              <w:t xml:space="preserve"> Key concepts, applications, and ethical considerations.</w:t>
            </w:r>
          </w:p>
          <w:p w:rsidR="004604BA" w:rsidP="3A7ED792" w:rsidRDefault="4689A7AB" w14:paraId="4F64AC65" w14:textId="67F6D8E8">
            <w:pPr>
              <w:pStyle w:val="ListParagraph"/>
              <w:numPr>
                <w:ilvl w:val="0"/>
                <w:numId w:val="10"/>
              </w:numPr>
              <w:spacing w:before="0" w:beforeAutospacing="off" w:after="0" w:afterAutospacing="off"/>
              <w:rPr>
                <w:rFonts w:ascii="Calibri" w:hAnsi="Calibri" w:eastAsia="Calibri" w:cs="Calibri"/>
                <w:noProof w:val="0"/>
                <w:color w:val="C00000"/>
                <w:sz w:val="22"/>
                <w:szCs w:val="22"/>
                <w:lang w:val="en-GB"/>
              </w:rPr>
            </w:pPr>
            <w:r w:rsidRPr="3A7ED792" w:rsidR="393E0A8B">
              <w:rPr>
                <w:rFonts w:ascii="Calibri" w:hAnsi="Calibri" w:eastAsia="Calibri" w:cs="Calibri"/>
                <w:b w:val="1"/>
                <w:bCs w:val="1"/>
                <w:noProof w:val="0"/>
                <w:color w:val="C00000"/>
                <w:sz w:val="22"/>
                <w:szCs w:val="22"/>
                <w:lang w:val="en-GB"/>
              </w:rPr>
              <w:t>Data Pre-Processing &amp; Quality Control</w:t>
            </w:r>
            <w:r w:rsidRPr="3A7ED792" w:rsidR="140F8967">
              <w:rPr>
                <w:rFonts w:ascii="Calibri" w:hAnsi="Calibri" w:eastAsia="Calibri" w:cs="Calibri"/>
                <w:noProof w:val="0"/>
                <w:color w:val="C00000"/>
                <w:sz w:val="22"/>
                <w:szCs w:val="22"/>
                <w:lang w:val="en-GB"/>
              </w:rPr>
              <w:t xml:space="preserve">. </w:t>
            </w:r>
            <w:r w:rsidRPr="3A7ED792" w:rsidR="393E0A8B">
              <w:rPr>
                <w:rFonts w:ascii="Calibri" w:hAnsi="Calibri" w:eastAsia="Calibri" w:cs="Calibri"/>
                <w:noProof w:val="0"/>
                <w:color w:val="C00000"/>
                <w:sz w:val="22"/>
                <w:szCs w:val="22"/>
                <w:lang w:val="en-GB"/>
              </w:rPr>
              <w:t>Normalisation, missing data handling, and feature selection.</w:t>
            </w:r>
          </w:p>
          <w:p w:rsidR="004604BA" w:rsidP="3A7ED792" w:rsidRDefault="4689A7AB" w14:paraId="6FCD3409" w14:textId="384ACB3E">
            <w:pPr>
              <w:pStyle w:val="ListParagraph"/>
              <w:numPr>
                <w:ilvl w:val="0"/>
                <w:numId w:val="10"/>
              </w:numPr>
              <w:spacing w:before="0" w:beforeAutospacing="off" w:after="0" w:afterAutospacing="off"/>
              <w:rPr>
                <w:rFonts w:ascii="Calibri" w:hAnsi="Calibri" w:eastAsia="Calibri" w:cs="Calibri"/>
                <w:noProof w:val="0"/>
                <w:color w:val="C00000"/>
                <w:sz w:val="22"/>
                <w:szCs w:val="22"/>
                <w:lang w:val="en-GB"/>
              </w:rPr>
            </w:pPr>
            <w:r w:rsidRPr="3A7ED792" w:rsidR="393E0A8B">
              <w:rPr>
                <w:rFonts w:ascii="Calibri" w:hAnsi="Calibri" w:eastAsia="Calibri" w:cs="Calibri"/>
                <w:b w:val="1"/>
                <w:bCs w:val="1"/>
                <w:noProof w:val="0"/>
                <w:color w:val="C00000"/>
                <w:sz w:val="22"/>
                <w:szCs w:val="22"/>
                <w:lang w:val="en-GB"/>
              </w:rPr>
              <w:t>Supervised Learning</w:t>
            </w:r>
            <w:r w:rsidRPr="3A7ED792" w:rsidR="3A95219E">
              <w:rPr>
                <w:rFonts w:ascii="Calibri" w:hAnsi="Calibri" w:eastAsia="Calibri" w:cs="Calibri"/>
                <w:noProof w:val="0"/>
                <w:color w:val="C00000"/>
                <w:sz w:val="22"/>
                <w:szCs w:val="22"/>
                <w:lang w:val="en-GB"/>
              </w:rPr>
              <w:t xml:space="preserve">. </w:t>
            </w:r>
            <w:r w:rsidRPr="3A7ED792" w:rsidR="393E0A8B">
              <w:rPr>
                <w:rFonts w:ascii="Calibri" w:hAnsi="Calibri" w:eastAsia="Calibri" w:cs="Calibri"/>
                <w:noProof w:val="0"/>
                <w:color w:val="C00000"/>
                <w:sz w:val="22"/>
                <w:szCs w:val="22"/>
                <w:lang w:val="en-GB"/>
              </w:rPr>
              <w:t>Regression, classification, and applications in genomics and disease prediction.</w:t>
            </w:r>
          </w:p>
          <w:p w:rsidR="004604BA" w:rsidP="3A7ED792" w:rsidRDefault="4689A7AB" w14:paraId="54449127" w14:textId="2267F846">
            <w:pPr>
              <w:pStyle w:val="ListParagraph"/>
              <w:numPr>
                <w:ilvl w:val="0"/>
                <w:numId w:val="10"/>
              </w:numPr>
              <w:spacing w:before="0" w:beforeAutospacing="off" w:after="0" w:afterAutospacing="off"/>
              <w:rPr>
                <w:rFonts w:ascii="Calibri" w:hAnsi="Calibri" w:eastAsia="Calibri" w:cs="Calibri"/>
                <w:noProof w:val="0"/>
                <w:color w:val="C00000"/>
                <w:sz w:val="22"/>
                <w:szCs w:val="22"/>
                <w:lang w:val="en-GB"/>
              </w:rPr>
            </w:pPr>
            <w:r w:rsidRPr="3A7ED792" w:rsidR="393E0A8B">
              <w:rPr>
                <w:rFonts w:ascii="Calibri" w:hAnsi="Calibri" w:eastAsia="Calibri" w:cs="Calibri"/>
                <w:b w:val="1"/>
                <w:bCs w:val="1"/>
                <w:noProof w:val="0"/>
                <w:color w:val="C00000"/>
                <w:sz w:val="22"/>
                <w:szCs w:val="22"/>
                <w:lang w:val="en-GB"/>
              </w:rPr>
              <w:t>Unsupervised Learning</w:t>
            </w:r>
            <w:r w:rsidRPr="3A7ED792" w:rsidR="533F65B4">
              <w:rPr>
                <w:rFonts w:ascii="Calibri" w:hAnsi="Calibri" w:eastAsia="Calibri" w:cs="Calibri"/>
                <w:noProof w:val="0"/>
                <w:color w:val="C00000"/>
                <w:sz w:val="22"/>
                <w:szCs w:val="22"/>
                <w:lang w:val="en-GB"/>
              </w:rPr>
              <w:t xml:space="preserve">. </w:t>
            </w:r>
            <w:r w:rsidRPr="3A7ED792" w:rsidR="393E0A8B">
              <w:rPr>
                <w:rFonts w:ascii="Calibri" w:hAnsi="Calibri" w:eastAsia="Calibri" w:cs="Calibri"/>
                <w:noProof w:val="0"/>
                <w:color w:val="C00000"/>
                <w:sz w:val="22"/>
                <w:szCs w:val="22"/>
                <w:lang w:val="en-GB"/>
              </w:rPr>
              <w:t>Clustering, dimensionality reduction (PCA, t-SNE).</w:t>
            </w:r>
          </w:p>
          <w:p w:rsidR="004604BA" w:rsidP="3A7ED792" w:rsidRDefault="4689A7AB" w14:paraId="58264295" w14:textId="1267BE14">
            <w:pPr>
              <w:pStyle w:val="ListParagraph"/>
              <w:numPr>
                <w:ilvl w:val="0"/>
                <w:numId w:val="10"/>
              </w:numPr>
              <w:spacing w:before="0" w:beforeAutospacing="off" w:after="0" w:afterAutospacing="off"/>
              <w:rPr>
                <w:rFonts w:ascii="Calibri" w:hAnsi="Calibri" w:eastAsia="Calibri" w:cs="Calibri"/>
                <w:noProof w:val="0"/>
                <w:color w:val="C00000"/>
                <w:sz w:val="22"/>
                <w:szCs w:val="22"/>
                <w:lang w:val="en-GB"/>
              </w:rPr>
            </w:pPr>
            <w:r w:rsidRPr="3A7ED792" w:rsidR="393E0A8B">
              <w:rPr>
                <w:rFonts w:ascii="Calibri" w:hAnsi="Calibri" w:eastAsia="Calibri" w:cs="Calibri"/>
                <w:b w:val="1"/>
                <w:bCs w:val="1"/>
                <w:noProof w:val="0"/>
                <w:color w:val="C00000"/>
                <w:sz w:val="22"/>
                <w:szCs w:val="22"/>
                <w:lang w:val="en-GB"/>
              </w:rPr>
              <w:t>Model Evaluation</w:t>
            </w:r>
            <w:r w:rsidRPr="3A7ED792" w:rsidR="59679CF3">
              <w:rPr>
                <w:rFonts w:ascii="Calibri" w:hAnsi="Calibri" w:eastAsia="Calibri" w:cs="Calibri"/>
                <w:noProof w:val="0"/>
                <w:color w:val="C00000"/>
                <w:sz w:val="22"/>
                <w:szCs w:val="22"/>
                <w:lang w:val="en-GB"/>
              </w:rPr>
              <w:t xml:space="preserve">. </w:t>
            </w:r>
            <w:r w:rsidRPr="3A7ED792" w:rsidR="393E0A8B">
              <w:rPr>
                <w:rFonts w:ascii="Calibri" w:hAnsi="Calibri" w:eastAsia="Calibri" w:cs="Calibri"/>
                <w:noProof w:val="0"/>
                <w:color w:val="C00000"/>
                <w:sz w:val="22"/>
                <w:szCs w:val="22"/>
                <w:lang w:val="en-GB"/>
              </w:rPr>
              <w:t>Performance metrics, cross-validation, and biological interpretation.</w:t>
            </w:r>
          </w:p>
          <w:p w:rsidR="004604BA" w:rsidP="3A7ED792" w:rsidRDefault="4689A7AB" w14:paraId="49867574" w14:textId="5C86087A">
            <w:pPr>
              <w:pStyle w:val="Normal"/>
              <w:spacing w:before="0" w:beforeAutospacing="off" w:after="0" w:afterAutospacing="off"/>
              <w:rPr>
                <w:rFonts w:ascii="Calibri" w:hAnsi="Calibri" w:eastAsia="Calibri" w:cs="Calibri"/>
                <w:noProof w:val="0"/>
                <w:color w:val="C00000"/>
                <w:sz w:val="22"/>
                <w:szCs w:val="22"/>
                <w:lang w:val="en-GB"/>
              </w:rPr>
            </w:pPr>
          </w:p>
          <w:p w:rsidR="004604BA" w:rsidP="3A7ED792" w:rsidRDefault="4689A7AB" w14:paraId="66E2D645" w14:textId="60283887">
            <w:pPr>
              <w:pStyle w:val="TableParagraph"/>
              <w:ind w:left="0"/>
              <w:rPr>
                <w:i w:val="1"/>
                <w:iCs w:val="1"/>
                <w:noProof w:val="0"/>
                <w:color w:val="C00000"/>
                <w:lang w:val="en-GB"/>
              </w:rPr>
            </w:pPr>
            <w:r w:rsidRPr="3A7ED792" w:rsidR="393E0A8B">
              <w:rPr>
                <w:i w:val="1"/>
                <w:iCs w:val="1"/>
                <w:noProof w:val="0"/>
                <w:color w:val="C00000"/>
                <w:lang w:val="en-GB"/>
              </w:rPr>
              <w:t>Part 2: Applications &amp; Research (Weeks 6–11)</w:t>
            </w:r>
          </w:p>
          <w:p w:rsidR="004604BA" w:rsidP="3A7ED792" w:rsidRDefault="4689A7AB" w14:paraId="1F70D47B" w14:textId="2C0B700C">
            <w:pPr>
              <w:spacing w:before="240" w:beforeAutospacing="off" w:after="240" w:afterAutospacing="off"/>
              <w:rPr>
                <w:rFonts w:ascii="Calibri" w:hAnsi="Calibri" w:eastAsia="Calibri" w:cs="Calibri"/>
                <w:noProof w:val="0"/>
                <w:color w:val="C00000"/>
                <w:sz w:val="22"/>
                <w:szCs w:val="22"/>
                <w:lang w:val="en-GB"/>
              </w:rPr>
            </w:pPr>
            <w:r w:rsidRPr="3A7ED792" w:rsidR="393E0A8B">
              <w:rPr>
                <w:rFonts w:ascii="Calibri" w:hAnsi="Calibri" w:eastAsia="Calibri" w:cs="Calibri"/>
                <w:noProof w:val="0"/>
                <w:color w:val="C00000"/>
                <w:sz w:val="22"/>
                <w:szCs w:val="22"/>
                <w:lang w:val="en-GB"/>
              </w:rPr>
              <w:t xml:space="preserve">Students will apply machine learning techniques to </w:t>
            </w:r>
            <w:r w:rsidRPr="3A7ED792" w:rsidR="393E0A8B">
              <w:rPr>
                <w:rFonts w:ascii="Calibri" w:hAnsi="Calibri" w:eastAsia="Calibri" w:cs="Calibri"/>
                <w:b w:val="1"/>
                <w:bCs w:val="1"/>
                <w:noProof w:val="0"/>
                <w:color w:val="C00000"/>
                <w:sz w:val="22"/>
                <w:szCs w:val="22"/>
                <w:lang w:val="en-GB"/>
              </w:rPr>
              <w:t>real-world biological challenges</w:t>
            </w:r>
            <w:r w:rsidRPr="3A7ED792" w:rsidR="393E0A8B">
              <w:rPr>
                <w:rFonts w:ascii="Calibri" w:hAnsi="Calibri" w:eastAsia="Calibri" w:cs="Calibri"/>
                <w:noProof w:val="0"/>
                <w:color w:val="C00000"/>
                <w:sz w:val="22"/>
                <w:szCs w:val="22"/>
                <w:lang w:val="en-GB"/>
              </w:rPr>
              <w:t>, using research datasets. Topics include:</w:t>
            </w:r>
          </w:p>
          <w:p w:rsidR="004604BA" w:rsidP="3A7ED792" w:rsidRDefault="4689A7AB" w14:paraId="58C7D33F" w14:textId="07675D5D">
            <w:pPr>
              <w:pStyle w:val="ListParagraph"/>
              <w:numPr>
                <w:ilvl w:val="0"/>
                <w:numId w:val="11"/>
              </w:numPr>
              <w:spacing w:before="0" w:beforeAutospacing="off" w:after="0" w:afterAutospacing="off"/>
              <w:rPr>
                <w:rFonts w:ascii="Calibri" w:hAnsi="Calibri" w:eastAsia="Calibri" w:cs="Calibri"/>
                <w:noProof w:val="0"/>
                <w:color w:val="C00000"/>
                <w:sz w:val="22"/>
                <w:szCs w:val="22"/>
                <w:lang w:val="en-GB"/>
              </w:rPr>
            </w:pPr>
            <w:r w:rsidRPr="3A7ED792" w:rsidR="393E0A8B">
              <w:rPr>
                <w:rFonts w:ascii="Calibri" w:hAnsi="Calibri" w:eastAsia="Calibri" w:cs="Calibri"/>
                <w:b w:val="1"/>
                <w:bCs w:val="1"/>
                <w:noProof w:val="0"/>
                <w:color w:val="C00000"/>
                <w:sz w:val="22"/>
                <w:szCs w:val="22"/>
                <w:lang w:val="en-GB"/>
              </w:rPr>
              <w:t>Genomics &amp; Transcriptomics</w:t>
            </w:r>
            <w:r w:rsidRPr="3A7ED792" w:rsidR="4E0C9276">
              <w:rPr>
                <w:rFonts w:ascii="Calibri" w:hAnsi="Calibri" w:eastAsia="Calibri" w:cs="Calibri"/>
                <w:b w:val="1"/>
                <w:bCs w:val="1"/>
                <w:noProof w:val="0"/>
                <w:color w:val="C00000"/>
                <w:sz w:val="22"/>
                <w:szCs w:val="22"/>
                <w:lang w:val="en-GB"/>
              </w:rPr>
              <w:t>.</w:t>
            </w:r>
            <w:r w:rsidRPr="3A7ED792" w:rsidR="393E0A8B">
              <w:rPr>
                <w:rFonts w:ascii="Calibri" w:hAnsi="Calibri" w:eastAsia="Calibri" w:cs="Calibri"/>
                <w:noProof w:val="0"/>
                <w:color w:val="C00000"/>
                <w:sz w:val="22"/>
                <w:szCs w:val="22"/>
                <w:lang w:val="en-GB"/>
              </w:rPr>
              <w:t xml:space="preserve"> </w:t>
            </w:r>
            <w:r w:rsidRPr="3A7ED792" w:rsidR="393E0A8B">
              <w:rPr>
                <w:rFonts w:ascii="Calibri" w:hAnsi="Calibri" w:eastAsia="Calibri" w:cs="Calibri"/>
                <w:noProof w:val="0"/>
                <w:color w:val="C00000"/>
                <w:sz w:val="22"/>
                <w:szCs w:val="22"/>
                <w:lang w:val="en-GB"/>
              </w:rPr>
              <w:t>RNA-</w:t>
            </w:r>
            <w:r w:rsidRPr="3A7ED792" w:rsidR="393E0A8B">
              <w:rPr>
                <w:rFonts w:ascii="Calibri" w:hAnsi="Calibri" w:eastAsia="Calibri" w:cs="Calibri"/>
                <w:noProof w:val="0"/>
                <w:color w:val="C00000"/>
                <w:sz w:val="22"/>
                <w:szCs w:val="22"/>
                <w:lang w:val="en-GB"/>
              </w:rPr>
              <w:t>s</w:t>
            </w:r>
            <w:r w:rsidRPr="3A7ED792" w:rsidR="393E0A8B">
              <w:rPr>
                <w:rFonts w:ascii="Calibri" w:hAnsi="Calibri" w:eastAsia="Calibri" w:cs="Calibri"/>
                <w:noProof w:val="0"/>
                <w:color w:val="C00000"/>
                <w:sz w:val="22"/>
                <w:szCs w:val="22"/>
                <w:lang w:val="en-GB"/>
              </w:rPr>
              <w:t>eq</w:t>
            </w:r>
            <w:r w:rsidRPr="3A7ED792" w:rsidR="393E0A8B">
              <w:rPr>
                <w:rFonts w:ascii="Calibri" w:hAnsi="Calibri" w:eastAsia="Calibri" w:cs="Calibri"/>
                <w:noProof w:val="0"/>
                <w:color w:val="C00000"/>
                <w:sz w:val="22"/>
                <w:szCs w:val="22"/>
                <w:lang w:val="en-GB"/>
              </w:rPr>
              <w:t xml:space="preserve"> </w:t>
            </w:r>
            <w:r w:rsidRPr="3A7ED792" w:rsidR="393E0A8B">
              <w:rPr>
                <w:rFonts w:ascii="Calibri" w:hAnsi="Calibri" w:eastAsia="Calibri" w:cs="Calibri"/>
                <w:noProof w:val="0"/>
                <w:color w:val="C00000"/>
                <w:sz w:val="22"/>
                <w:szCs w:val="22"/>
                <w:lang w:val="en-GB"/>
              </w:rPr>
              <w:t>analysis, GWAS, and predictive modelling.</w:t>
            </w:r>
          </w:p>
          <w:p w:rsidR="004604BA" w:rsidP="3A7ED792" w:rsidRDefault="4689A7AB" w14:paraId="74961A2F" w14:textId="0032F4F0">
            <w:pPr>
              <w:pStyle w:val="ListParagraph"/>
              <w:numPr>
                <w:ilvl w:val="0"/>
                <w:numId w:val="11"/>
              </w:numPr>
              <w:spacing w:before="0" w:beforeAutospacing="off" w:after="0" w:afterAutospacing="off"/>
              <w:rPr>
                <w:rFonts w:ascii="Calibri" w:hAnsi="Calibri" w:eastAsia="Calibri" w:cs="Calibri"/>
                <w:noProof w:val="0"/>
                <w:color w:val="C00000"/>
                <w:sz w:val="22"/>
                <w:szCs w:val="22"/>
                <w:lang w:val="en-GB"/>
              </w:rPr>
            </w:pPr>
            <w:r w:rsidRPr="3A7ED792" w:rsidR="393E0A8B">
              <w:rPr>
                <w:rFonts w:ascii="Calibri" w:hAnsi="Calibri" w:eastAsia="Calibri" w:cs="Calibri"/>
                <w:b w:val="1"/>
                <w:bCs w:val="1"/>
                <w:noProof w:val="0"/>
                <w:color w:val="C00000"/>
                <w:sz w:val="22"/>
                <w:szCs w:val="22"/>
                <w:lang w:val="en-GB"/>
              </w:rPr>
              <w:t>Proteomics &amp; Structural Biology</w:t>
            </w:r>
            <w:r w:rsidRPr="3A7ED792" w:rsidR="519441FB">
              <w:rPr>
                <w:rFonts w:ascii="Calibri" w:hAnsi="Calibri" w:eastAsia="Calibri" w:cs="Calibri"/>
                <w:b w:val="1"/>
                <w:bCs w:val="1"/>
                <w:noProof w:val="0"/>
                <w:color w:val="C00000"/>
                <w:sz w:val="22"/>
                <w:szCs w:val="22"/>
                <w:lang w:val="en-GB"/>
              </w:rPr>
              <w:t xml:space="preserve">. </w:t>
            </w:r>
            <w:r w:rsidRPr="3A7ED792" w:rsidR="393E0A8B">
              <w:rPr>
                <w:rFonts w:ascii="Calibri" w:hAnsi="Calibri" w:eastAsia="Calibri" w:cs="Calibri"/>
                <w:noProof w:val="0"/>
                <w:color w:val="C00000"/>
                <w:sz w:val="22"/>
                <w:szCs w:val="22"/>
                <w:lang w:val="en-GB"/>
              </w:rPr>
              <w:t>Protein interaction prediction and proteomic data analysis.</w:t>
            </w:r>
          </w:p>
          <w:p w:rsidR="004604BA" w:rsidP="3A7ED792" w:rsidRDefault="4689A7AB" w14:paraId="5207BADE" w14:textId="10F42C2C">
            <w:pPr>
              <w:pStyle w:val="ListParagraph"/>
              <w:numPr>
                <w:ilvl w:val="0"/>
                <w:numId w:val="11"/>
              </w:numPr>
              <w:spacing w:before="0" w:beforeAutospacing="off" w:after="0" w:afterAutospacing="off"/>
              <w:rPr>
                <w:rFonts w:ascii="Calibri" w:hAnsi="Calibri" w:eastAsia="Calibri" w:cs="Calibri"/>
                <w:noProof w:val="0"/>
                <w:color w:val="C00000"/>
                <w:sz w:val="22"/>
                <w:szCs w:val="22"/>
                <w:lang w:val="en-GB"/>
              </w:rPr>
            </w:pPr>
            <w:r w:rsidRPr="3A7ED792" w:rsidR="393E0A8B">
              <w:rPr>
                <w:rFonts w:ascii="Calibri" w:hAnsi="Calibri" w:eastAsia="Calibri" w:cs="Calibri"/>
                <w:b w:val="1"/>
                <w:bCs w:val="1"/>
                <w:noProof w:val="0"/>
                <w:color w:val="C00000"/>
                <w:sz w:val="22"/>
                <w:szCs w:val="22"/>
                <w:lang w:val="en-GB"/>
              </w:rPr>
              <w:t>Systems Biology &amp; Network Analysis</w:t>
            </w:r>
            <w:r w:rsidRPr="3A7ED792" w:rsidR="433D23B3">
              <w:rPr>
                <w:rFonts w:ascii="Calibri" w:hAnsi="Calibri" w:eastAsia="Calibri" w:cs="Calibri"/>
                <w:b w:val="1"/>
                <w:bCs w:val="1"/>
                <w:noProof w:val="0"/>
                <w:color w:val="C00000"/>
                <w:sz w:val="22"/>
                <w:szCs w:val="22"/>
                <w:lang w:val="en-GB"/>
              </w:rPr>
              <w:t xml:space="preserve">. </w:t>
            </w:r>
            <w:r w:rsidRPr="3A7ED792" w:rsidR="393E0A8B">
              <w:rPr>
                <w:rFonts w:ascii="Calibri" w:hAnsi="Calibri" w:eastAsia="Calibri" w:cs="Calibri"/>
                <w:noProof w:val="0"/>
                <w:color w:val="C00000"/>
                <w:sz w:val="22"/>
                <w:szCs w:val="22"/>
                <w:lang w:val="en-GB"/>
              </w:rPr>
              <w:t>Multi-omics integration and biological network modelling.</w:t>
            </w:r>
          </w:p>
          <w:p w:rsidR="004604BA" w:rsidP="3A7ED792" w:rsidRDefault="4689A7AB" w14:paraId="3E55484A" w14:textId="0342B064">
            <w:pPr>
              <w:pStyle w:val="TableParagraph"/>
              <w:ind w:left="0"/>
              <w:rPr>
                <w:noProof w:val="0"/>
                <w:color w:val="C00000"/>
                <w:lang w:val="en-GB"/>
              </w:rPr>
            </w:pPr>
          </w:p>
          <w:p w:rsidR="004604BA" w:rsidP="3A7ED792" w:rsidRDefault="4689A7AB" w14:paraId="642B84F6" w14:textId="3FDAABDB">
            <w:pPr>
              <w:pStyle w:val="TableParagraph"/>
              <w:ind w:left="0"/>
              <w:rPr>
                <w:b w:val="1"/>
                <w:bCs w:val="1"/>
                <w:noProof w:val="0"/>
                <w:color w:val="C00000"/>
                <w:u w:val="single"/>
                <w:lang w:val="en-GB"/>
              </w:rPr>
            </w:pPr>
            <w:commentRangeStart w:id="236709327"/>
            <w:r w:rsidRPr="3A7ED792" w:rsidR="393E0A8B">
              <w:rPr>
                <w:b w:val="1"/>
                <w:bCs w:val="1"/>
                <w:noProof w:val="0"/>
                <w:color w:val="C00000"/>
                <w:u w:val="single"/>
                <w:lang w:val="en-GB"/>
              </w:rPr>
              <w:t>Student Engagement &amp; Resources</w:t>
            </w:r>
          </w:p>
          <w:p w:rsidR="004604BA" w:rsidP="3A7ED792" w:rsidRDefault="4689A7AB" w14:paraId="008BF816" w14:textId="041AC324">
            <w:pPr>
              <w:pStyle w:val="Normal"/>
              <w:suppressLineNumbers w:val="0"/>
              <w:bidi w:val="0"/>
              <w:spacing w:before="240" w:beforeAutospacing="off" w:after="240" w:afterAutospacing="off" w:line="259" w:lineRule="auto"/>
              <w:ind w:left="0" w:right="0"/>
              <w:jc w:val="left"/>
              <w:rPr>
                <w:rFonts w:ascii="Calibri" w:hAnsi="Calibri" w:eastAsia="Calibri" w:cs="Calibri"/>
                <w:noProof w:val="0"/>
                <w:color w:val="C00000"/>
                <w:sz w:val="22"/>
                <w:szCs w:val="22"/>
                <w:lang w:val="en-GB"/>
              </w:rPr>
            </w:pPr>
            <w:r w:rsidRPr="3A7ED792" w:rsidR="393E0A8B">
              <w:rPr>
                <w:rFonts w:ascii="Calibri" w:hAnsi="Calibri" w:eastAsia="Calibri" w:cs="Calibri"/>
                <w:noProof w:val="0"/>
                <w:color w:val="C00000"/>
                <w:sz w:val="22"/>
                <w:szCs w:val="22"/>
                <w:lang w:val="en-GB"/>
              </w:rPr>
              <w:t xml:space="preserve">Students </w:t>
            </w:r>
            <w:r w:rsidRPr="3A7ED792" w:rsidR="55ABA921">
              <w:rPr>
                <w:rFonts w:ascii="Calibri" w:hAnsi="Calibri" w:eastAsia="Calibri" w:cs="Calibri"/>
                <w:noProof w:val="0"/>
                <w:color w:val="C00000"/>
                <w:sz w:val="22"/>
                <w:szCs w:val="22"/>
                <w:lang w:val="en-GB"/>
              </w:rPr>
              <w:t>will b</w:t>
            </w:r>
            <w:r w:rsidRPr="3A7ED792" w:rsidR="393E0A8B">
              <w:rPr>
                <w:rFonts w:ascii="Calibri" w:hAnsi="Calibri" w:eastAsia="Calibri" w:cs="Calibri"/>
                <w:noProof w:val="0"/>
                <w:color w:val="C00000"/>
                <w:sz w:val="22"/>
                <w:szCs w:val="22"/>
                <w:lang w:val="en-GB"/>
              </w:rPr>
              <w:t>e expected to engage with</w:t>
            </w:r>
            <w:r w:rsidRPr="3A7ED792" w:rsidR="5E4B317C">
              <w:rPr>
                <w:rFonts w:ascii="Calibri" w:hAnsi="Calibri" w:eastAsia="Calibri" w:cs="Calibri"/>
                <w:noProof w:val="0"/>
                <w:color w:val="C00000"/>
                <w:sz w:val="22"/>
                <w:szCs w:val="22"/>
                <w:lang w:val="en-GB"/>
              </w:rPr>
              <w:t xml:space="preserve"> weekly</w:t>
            </w:r>
            <w:r w:rsidRPr="3A7ED792" w:rsidR="393E0A8B">
              <w:rPr>
                <w:rFonts w:ascii="Calibri" w:hAnsi="Calibri" w:eastAsia="Calibri" w:cs="Calibri"/>
                <w:noProof w:val="0"/>
                <w:color w:val="C00000"/>
                <w:sz w:val="22"/>
                <w:szCs w:val="22"/>
                <w:lang w:val="en-GB"/>
              </w:rPr>
              <w:t xml:space="preserve"> </w:t>
            </w:r>
            <w:r w:rsidRPr="3A7ED792" w:rsidR="393E0A8B">
              <w:rPr>
                <w:rFonts w:ascii="Calibri" w:hAnsi="Calibri" w:eastAsia="Calibri" w:cs="Calibri"/>
                <w:b w:val="1"/>
                <w:bCs w:val="1"/>
                <w:noProof w:val="0"/>
                <w:color w:val="C00000"/>
                <w:sz w:val="22"/>
                <w:szCs w:val="22"/>
                <w:lang w:val="en-GB"/>
              </w:rPr>
              <w:t>learning resources</w:t>
            </w:r>
            <w:r w:rsidRPr="3A7ED792" w:rsidR="393E0A8B">
              <w:rPr>
                <w:rFonts w:ascii="Calibri" w:hAnsi="Calibri" w:eastAsia="Calibri" w:cs="Calibri"/>
                <w:noProof w:val="0"/>
                <w:color w:val="C00000"/>
                <w:sz w:val="22"/>
                <w:szCs w:val="22"/>
                <w:lang w:val="en-GB"/>
              </w:rPr>
              <w:t xml:space="preserve"> (including lecture</w:t>
            </w:r>
            <w:r w:rsidRPr="3A7ED792" w:rsidR="6705FF36">
              <w:rPr>
                <w:rFonts w:ascii="Calibri" w:hAnsi="Calibri" w:eastAsia="Calibri" w:cs="Calibri"/>
                <w:noProof w:val="0"/>
                <w:color w:val="C00000"/>
                <w:sz w:val="22"/>
                <w:szCs w:val="22"/>
                <w:lang w:val="en-GB"/>
              </w:rPr>
              <w:t xml:space="preserve"> notes/pre-</w:t>
            </w:r>
            <w:r w:rsidRPr="3A7ED792" w:rsidR="393E0A8B">
              <w:rPr>
                <w:rFonts w:ascii="Calibri" w:hAnsi="Calibri" w:eastAsia="Calibri" w:cs="Calibri"/>
                <w:noProof w:val="0"/>
                <w:color w:val="C00000"/>
                <w:sz w:val="22"/>
                <w:szCs w:val="22"/>
                <w:lang w:val="en-GB"/>
              </w:rPr>
              <w:t xml:space="preserve"> recordings, datasets, and coding exercises) via the </w:t>
            </w:r>
            <w:r w:rsidRPr="3A7ED792" w:rsidR="393E0A8B">
              <w:rPr>
                <w:rFonts w:ascii="Calibri" w:hAnsi="Calibri" w:eastAsia="Calibri" w:cs="Calibri"/>
                <w:b w:val="1"/>
                <w:bCs w:val="1"/>
                <w:noProof w:val="0"/>
                <w:color w:val="C00000"/>
                <w:sz w:val="22"/>
                <w:szCs w:val="22"/>
                <w:lang w:val="en-GB"/>
              </w:rPr>
              <w:t>Canvas VLE</w:t>
            </w:r>
            <w:r w:rsidRPr="3A7ED792" w:rsidR="393E0A8B">
              <w:rPr>
                <w:rFonts w:ascii="Calibri" w:hAnsi="Calibri" w:eastAsia="Calibri" w:cs="Calibri"/>
                <w:noProof w:val="0"/>
                <w:color w:val="C00000"/>
                <w:sz w:val="22"/>
                <w:szCs w:val="22"/>
                <w:lang w:val="en-GB"/>
              </w:rPr>
              <w:t>.</w:t>
            </w:r>
            <w:r w:rsidRPr="3A7ED792" w:rsidR="30F36EBF">
              <w:rPr>
                <w:rFonts w:ascii="Calibri" w:hAnsi="Calibri" w:eastAsia="Calibri" w:cs="Calibri"/>
                <w:noProof w:val="0"/>
                <w:color w:val="C00000"/>
                <w:sz w:val="22"/>
                <w:szCs w:val="22"/>
                <w:lang w:val="en-GB"/>
              </w:rPr>
              <w:t xml:space="preserve"> Students will </w:t>
            </w:r>
            <w:r w:rsidRPr="3A7ED792" w:rsidR="56738196">
              <w:rPr>
                <w:rFonts w:ascii="Calibri" w:hAnsi="Calibri" w:eastAsia="Calibri" w:cs="Calibri"/>
                <w:noProof w:val="0"/>
                <w:color w:val="C00000"/>
                <w:sz w:val="22"/>
                <w:szCs w:val="22"/>
                <w:lang w:val="en-GB"/>
              </w:rPr>
              <w:t>als</w:t>
            </w:r>
            <w:r w:rsidRPr="3A7ED792" w:rsidR="5E6C7879">
              <w:rPr>
                <w:rFonts w:ascii="Calibri" w:hAnsi="Calibri" w:eastAsia="Calibri" w:cs="Calibri"/>
                <w:noProof w:val="0"/>
                <w:color w:val="C00000"/>
                <w:sz w:val="22"/>
                <w:szCs w:val="22"/>
                <w:lang w:val="en-GB"/>
              </w:rPr>
              <w:t>o</w:t>
            </w:r>
            <w:r w:rsidRPr="3A7ED792" w:rsidR="56738196">
              <w:rPr>
                <w:rFonts w:ascii="Calibri" w:hAnsi="Calibri" w:eastAsia="Calibri" w:cs="Calibri"/>
                <w:noProof w:val="0"/>
                <w:color w:val="C00000"/>
                <w:sz w:val="22"/>
                <w:szCs w:val="22"/>
                <w:lang w:val="en-GB"/>
              </w:rPr>
              <w:t xml:space="preserve"> </w:t>
            </w:r>
            <w:r w:rsidRPr="3A7ED792" w:rsidR="5E6C7879">
              <w:rPr>
                <w:rFonts w:ascii="Calibri" w:hAnsi="Calibri" w:eastAsia="Calibri" w:cs="Calibri"/>
                <w:noProof w:val="0"/>
                <w:color w:val="C00000"/>
                <w:sz w:val="22"/>
                <w:szCs w:val="22"/>
                <w:lang w:val="en-GB"/>
              </w:rPr>
              <w:t xml:space="preserve">be expected to engage with </w:t>
            </w:r>
            <w:r w:rsidRPr="3A7ED792" w:rsidR="02FCB646">
              <w:rPr>
                <w:rFonts w:ascii="Calibri" w:hAnsi="Calibri" w:eastAsia="Calibri" w:cs="Calibri"/>
                <w:noProof w:val="0"/>
                <w:color w:val="C00000"/>
                <w:sz w:val="22"/>
                <w:szCs w:val="22"/>
                <w:lang w:val="en-GB"/>
              </w:rPr>
              <w:t>additional</w:t>
            </w:r>
            <w:r w:rsidRPr="3A7ED792" w:rsidR="02FCB646">
              <w:rPr>
                <w:rFonts w:ascii="Calibri" w:hAnsi="Calibri" w:eastAsia="Calibri" w:cs="Calibri"/>
                <w:noProof w:val="0"/>
                <w:color w:val="C00000"/>
                <w:sz w:val="22"/>
                <w:szCs w:val="22"/>
                <w:lang w:val="en-GB"/>
              </w:rPr>
              <w:t xml:space="preserve"> resources (research articles, data science platforms, e.g. Kaggle) </w:t>
            </w:r>
            <w:r w:rsidRPr="3A7ED792" w:rsidR="39AECF61">
              <w:rPr>
                <w:rFonts w:ascii="Calibri" w:hAnsi="Calibri" w:eastAsia="Calibri" w:cs="Calibri"/>
                <w:noProof w:val="0"/>
                <w:color w:val="C00000"/>
                <w:sz w:val="22"/>
                <w:szCs w:val="22"/>
                <w:lang w:val="en-GB"/>
              </w:rPr>
              <w:t>to</w:t>
            </w:r>
            <w:r w:rsidRPr="3A7ED792" w:rsidR="39AECF61">
              <w:rPr>
                <w:rFonts w:ascii="Calibri" w:hAnsi="Calibri" w:eastAsia="Calibri" w:cs="Calibri"/>
                <w:noProof w:val="0"/>
                <w:color w:val="C00000"/>
                <w:sz w:val="22"/>
                <w:szCs w:val="22"/>
                <w:lang w:val="en-GB"/>
              </w:rPr>
              <w:t xml:space="preserve"> complete portfolio tasks.</w:t>
            </w:r>
            <w:commentRangeEnd w:id="236709327"/>
            <w:r>
              <w:rPr>
                <w:rStyle w:val="CommentReference"/>
              </w:rPr>
              <w:commentReference w:id="236709327"/>
            </w:r>
          </w:p>
          <w:p w:rsidR="004604BA" w:rsidP="3A7ED792" w:rsidRDefault="4689A7AB" w14:paraId="7299DE87" w14:textId="414143F2">
            <w:pPr>
              <w:rPr>
                <w:color w:val="000000" w:themeColor="text1" w:themeTint="FF" w:themeShade="FF"/>
              </w:rPr>
            </w:pPr>
          </w:p>
          <w:p w:rsidR="004604BA" w:rsidP="3A7ED792" w:rsidRDefault="4689A7AB" w14:paraId="4795855A" w14:textId="4B0508CD">
            <w:pPr>
              <w:rPr>
                <w:color w:val="000000" w:themeColor="text1" w:themeTint="FF" w:themeShade="FF"/>
              </w:rPr>
            </w:pPr>
          </w:p>
        </w:tc>
      </w:tr>
      <w:tr w:rsidR="004604BA" w:rsidTr="3A7ED792" w14:paraId="10C62B21" w14:textId="77777777">
        <w:tc>
          <w:tcPr>
            <w:tcW w:w="5836" w:type="dxa"/>
            <w:shd w:val="clear" w:color="auto" w:fill="DEEBF6"/>
            <w:tcMar/>
          </w:tcPr>
          <w:p w:rsidR="004604BA" w:rsidRDefault="00C11DB8" w14:paraId="30773426" w14:textId="77777777">
            <w:pPr>
              <w:rPr>
                <w:b/>
              </w:rPr>
            </w:pPr>
            <w:r>
              <w:rPr>
                <w:b/>
                <w:u w:val="single"/>
              </w:rPr>
              <w:t>Teaching and Learning Methods</w:t>
            </w:r>
            <w:r>
              <w:rPr>
                <w:b/>
              </w:rPr>
              <w:t>:</w:t>
            </w:r>
          </w:p>
          <w:p w:rsidR="004604BA" w:rsidRDefault="00C11DB8" w14:paraId="68185AA9" w14:textId="77777777">
            <w:pPr>
              <w:pStyle w:val="ListParagraph"/>
              <w:numPr>
                <w:ilvl w:val="0"/>
                <w:numId w:val="4"/>
              </w:numPr>
              <w:rPr>
                <w:i/>
              </w:rPr>
            </w:pPr>
            <w:r>
              <w:rPr>
                <w:i/>
              </w:rPr>
              <w:t>Are the teaching and learning methods clear and are they appropriate?</w:t>
            </w:r>
          </w:p>
          <w:p w:rsidR="004604BA" w:rsidRDefault="00C11DB8" w14:paraId="095B02D4" w14:textId="77777777">
            <w:pPr>
              <w:pStyle w:val="ListParagraph"/>
              <w:numPr>
                <w:ilvl w:val="0"/>
                <w:numId w:val="4"/>
              </w:numPr>
              <w:rPr>
                <w:i/>
              </w:rPr>
            </w:pPr>
            <w:r>
              <w:rPr>
                <w:i/>
              </w:rPr>
              <w:t>Does the text entered here meet the requirements?</w:t>
            </w:r>
          </w:p>
          <w:p w:rsidR="004604BA" w:rsidRDefault="00C11DB8" w14:paraId="0388350B" w14:textId="77777777">
            <w:pPr>
              <w:pStyle w:val="ListParagraph"/>
              <w:numPr>
                <w:ilvl w:val="0"/>
                <w:numId w:val="4"/>
              </w:numPr>
              <w:rPr>
                <w:i/>
              </w:rPr>
            </w:pPr>
            <w:r>
              <w:rPr>
                <w:i/>
              </w:rPr>
              <w:lastRenderedPageBreak/>
              <w:t>Is the information consistent with details entered elsewhere in the module record, such as the hours tab?</w:t>
            </w:r>
          </w:p>
          <w:p w:rsidR="004604BA" w:rsidRDefault="00C11DB8" w14:paraId="1B67990D" w14:textId="77777777">
            <w:pPr>
              <w:pStyle w:val="ListParagraph"/>
              <w:numPr>
                <w:ilvl w:val="0"/>
                <w:numId w:val="4"/>
              </w:numPr>
              <w:rPr>
                <w:rFonts w:cs="Calibri"/>
                <w:bCs/>
                <w:i/>
                <w:iCs/>
              </w:rPr>
            </w:pPr>
            <w:r>
              <w:rPr>
                <w:rFonts w:cs="Calibri"/>
                <w:bCs/>
                <w:i/>
                <w:iCs/>
              </w:rPr>
              <w:t>Does the information provide students with a clear description of the activities in the module?</w:t>
            </w:r>
          </w:p>
          <w:p w:rsidR="004604BA" w:rsidRDefault="00C11DB8" w14:paraId="70674815" w14:textId="77777777">
            <w:pPr>
              <w:pStyle w:val="ListParagraph"/>
              <w:numPr>
                <w:ilvl w:val="0"/>
                <w:numId w:val="4"/>
              </w:numPr>
              <w:rPr>
                <w:rFonts w:cs="Calibri"/>
                <w:bCs/>
                <w:i/>
                <w:iCs/>
              </w:rPr>
            </w:pPr>
            <w:r>
              <w:rPr>
                <w:i/>
                <w:iCs/>
              </w:rPr>
              <w:t>Does the information clearly state how the module meets Liverpool Curriculum Framework hallmarks?</w:t>
            </w:r>
          </w:p>
          <w:p w:rsidR="004604BA" w:rsidP="3A7ED792" w:rsidRDefault="00C11DB8" w14:paraId="45454EF5" w14:textId="77777777" w14:noSpellErr="1">
            <w:pPr>
              <w:pStyle w:val="ListParagraph"/>
              <w:numPr>
                <w:ilvl w:val="0"/>
                <w:numId w:val="4"/>
              </w:numPr>
              <w:rPr>
                <w:i w:val="1"/>
                <w:iCs w:val="1"/>
              </w:rPr>
            </w:pPr>
            <w:commentRangeStart w:id="856100119"/>
            <w:r w:rsidRPr="3A7ED792" w:rsidR="00C11DB8">
              <w:rPr>
                <w:i w:val="1"/>
                <w:iCs w:val="1"/>
              </w:rPr>
              <w:t>Has the standard future proofing statement been included?</w:t>
            </w:r>
            <w:commentRangeEnd w:id="856100119"/>
            <w:r>
              <w:rPr>
                <w:rStyle w:val="CommentReference"/>
              </w:rPr>
              <w:commentReference w:id="856100119"/>
            </w:r>
          </w:p>
          <w:p w:rsidR="004604BA" w:rsidRDefault="004604BA" w14:paraId="0EF2D41D" w14:textId="77777777">
            <w:pPr>
              <w:pStyle w:val="ListParagraph"/>
              <w:ind w:left="0"/>
              <w:rPr>
                <w:i/>
              </w:rPr>
            </w:pPr>
          </w:p>
        </w:tc>
        <w:sdt>
          <w:sdtPr>
            <w:rPr>
              <w:b/>
              <w:bCs/>
            </w:rPr>
            <w:id w:val="-1436754532"/>
            <w:placeholder>
              <w:docPart w:val="DefaultPlaceholder_-1854013439"/>
            </w:placeholder>
            <w:dropDownList>
              <w:listItem w:displayText="yes" w:value="yes"/>
              <w:listItem w:displayText="no" w:value="no"/>
            </w:dropDownList>
          </w:sdtPr>
          <w:sdtContent>
            <w:tc>
              <w:tcPr>
                <w:tcW w:w="1389" w:type="dxa"/>
                <w:tcMar/>
              </w:tcPr>
              <w:p w:rsidR="004604BA" w:rsidP="4D2D20CA" w:rsidRDefault="2678C328" w14:paraId="14C01E7A" w14:textId="512EC715">
                <w:pPr>
                  <w:jc w:val="center"/>
                  <w:rPr>
                    <w:b/>
                    <w:bCs/>
                  </w:rPr>
                </w:pPr>
                <w:r w:rsidRPr="4D2D20CA">
                  <w:rPr>
                    <w:b/>
                    <w:bCs/>
                  </w:rPr>
                  <w:t>no</w:t>
                </w:r>
              </w:p>
            </w:tc>
          </w:sdtContent>
          <w:sdtEndPr>
            <w:rPr>
              <w:b w:val="1"/>
              <w:bCs w:val="1"/>
            </w:rPr>
          </w:sdtEndPr>
        </w:sdt>
        <w:tc>
          <w:tcPr>
            <w:tcW w:w="8084" w:type="dxa"/>
            <w:tcMar/>
          </w:tcPr>
          <w:p w:rsidR="004604BA" w:rsidP="4D2D20CA" w:rsidRDefault="2678C328" w14:paraId="6939CB02" w14:textId="451764EC">
            <w:pPr>
              <w:rPr>
                <w:color w:val="000000" w:themeColor="text1"/>
              </w:rPr>
            </w:pPr>
            <w:r w:rsidRPr="4D2D20CA">
              <w:rPr>
                <w:color w:val="000000" w:themeColor="text1"/>
              </w:rPr>
              <w:t xml:space="preserve">They are clearly written but there is no reference to the LCF hallmarks – </w:t>
            </w:r>
            <w:proofErr w:type="spellStart"/>
            <w:r w:rsidRPr="4D2D20CA">
              <w:rPr>
                <w:color w:val="000000" w:themeColor="text1"/>
              </w:rPr>
              <w:t>eg</w:t>
            </w:r>
            <w:proofErr w:type="spellEnd"/>
            <w:r w:rsidRPr="4D2D20CA">
              <w:rPr>
                <w:color w:val="000000" w:themeColor="text1"/>
              </w:rPr>
              <w:t xml:space="preserve"> research-connected teaching, digital fluency, confidence etc.</w:t>
            </w:r>
          </w:p>
          <w:p w:rsidR="004604BA" w:rsidP="4D2D20CA" w:rsidRDefault="004604BA" w14:paraId="41BBE2AE" w14:textId="7F6150E4">
            <w:pPr>
              <w:rPr>
                <w:color w:val="000000" w:themeColor="text1"/>
              </w:rPr>
            </w:pPr>
          </w:p>
          <w:p w:rsidR="004604BA" w:rsidP="3A7ED792" w:rsidRDefault="2678C328" w14:paraId="1F0D4885" w14:textId="5BC3D174">
            <w:pPr>
              <w:spacing w:before="240" w:beforeAutospacing="off" w:after="240" w:afterAutospacing="off"/>
              <w:rPr>
                <w:color w:val="000000" w:themeColor="text1" w:themeTint="FF" w:themeShade="FF"/>
              </w:rPr>
            </w:pPr>
            <w:r w:rsidRPr="3A7ED792" w:rsidR="6669F658">
              <w:rPr>
                <w:color w:val="000000" w:themeColor="text1" w:themeTint="FF" w:themeShade="FF"/>
              </w:rPr>
              <w:t>No future proofing statement has been added</w:t>
            </w:r>
            <w:r>
              <w:br/>
            </w:r>
            <w:r>
              <w:br/>
            </w:r>
            <w:r w:rsidRPr="3A7ED792" w:rsidR="78393195">
              <w:rPr>
                <w:rFonts w:ascii="Calibri" w:hAnsi="Calibri" w:eastAsia="Calibri" w:cs="Calibri"/>
                <w:noProof w:val="0"/>
                <w:sz w:val="22"/>
                <w:szCs w:val="22"/>
                <w:lang w:val="en-GB"/>
              </w:rPr>
              <w:t>The module uses a combination of lectures, active learning workshops, and student-directed learning to provide a comprehensive and engaging educational experience.</w:t>
            </w:r>
          </w:p>
          <w:p w:rsidR="004604BA" w:rsidP="3A7ED792" w:rsidRDefault="2678C328" w14:paraId="7601465B" w14:textId="7DD34002">
            <w:pPr>
              <w:spacing w:before="240" w:beforeAutospacing="off" w:after="240" w:afterAutospacing="off"/>
              <w:rPr>
                <w:rFonts w:ascii="Calibri" w:hAnsi="Calibri" w:eastAsia="Calibri" w:cs="Calibri"/>
                <w:noProof w:val="0"/>
                <w:color w:val="C00000"/>
                <w:sz w:val="22"/>
                <w:szCs w:val="22"/>
                <w:lang w:val="en-GB"/>
              </w:rPr>
            </w:pPr>
            <w:commentRangeStart w:id="1036282617"/>
            <w:r w:rsidRPr="3A7ED792" w:rsidR="78393195">
              <w:rPr>
                <w:rFonts w:ascii="Calibri" w:hAnsi="Calibri" w:eastAsia="Calibri" w:cs="Calibri"/>
                <w:noProof w:val="0"/>
                <w:color w:val="C00000"/>
                <w:sz w:val="22"/>
                <w:szCs w:val="22"/>
                <w:lang w:val="en-GB"/>
              </w:rPr>
              <w:t xml:space="preserve">Lectures </w:t>
            </w:r>
            <w:r w:rsidRPr="3A7ED792" w:rsidR="096D4262">
              <w:rPr>
                <w:rFonts w:ascii="Calibri" w:hAnsi="Calibri" w:eastAsia="Calibri" w:cs="Calibri"/>
                <w:noProof w:val="0"/>
                <w:color w:val="C00000"/>
                <w:sz w:val="22"/>
                <w:szCs w:val="22"/>
                <w:lang w:val="en-GB"/>
              </w:rPr>
              <w:t>(</w:t>
            </w:r>
            <w:r w:rsidRPr="3A7ED792" w:rsidR="13DFFCBA">
              <w:rPr>
                <w:rFonts w:ascii="Calibri" w:hAnsi="Calibri" w:eastAsia="Calibri" w:cs="Calibri"/>
                <w:noProof w:val="0"/>
                <w:color w:val="C00000"/>
                <w:sz w:val="22"/>
                <w:szCs w:val="22"/>
                <w:lang w:val="en-GB"/>
              </w:rPr>
              <w:t>mandatory</w:t>
            </w:r>
            <w:r w:rsidRPr="3A7ED792" w:rsidR="096D4262">
              <w:rPr>
                <w:rFonts w:ascii="Calibri" w:hAnsi="Calibri" w:eastAsia="Calibri" w:cs="Calibri"/>
                <w:noProof w:val="0"/>
                <w:color w:val="C00000"/>
                <w:sz w:val="22"/>
                <w:szCs w:val="22"/>
                <w:lang w:val="en-GB"/>
              </w:rPr>
              <w:t xml:space="preserve"> attendance) </w:t>
            </w:r>
            <w:commentRangeEnd w:id="1036282617"/>
            <w:r>
              <w:rPr>
                <w:rStyle w:val="CommentReference"/>
              </w:rPr>
              <w:commentReference w:id="1036282617"/>
            </w:r>
            <w:r w:rsidRPr="3A7ED792" w:rsidR="78393195">
              <w:rPr>
                <w:rFonts w:ascii="Calibri" w:hAnsi="Calibri" w:eastAsia="Calibri" w:cs="Calibri"/>
                <w:noProof w:val="0"/>
                <w:color w:val="C00000"/>
                <w:sz w:val="22"/>
                <w:szCs w:val="22"/>
                <w:lang w:val="en-GB"/>
              </w:rPr>
              <w:t>will cover core curriculum topics, with research-focused lectures exploring current trends</w:t>
            </w:r>
            <w:r w:rsidRPr="3A7ED792" w:rsidR="2930AD89">
              <w:rPr>
                <w:rFonts w:ascii="Calibri" w:hAnsi="Calibri" w:eastAsia="Calibri" w:cs="Calibri"/>
                <w:noProof w:val="0"/>
                <w:color w:val="C00000"/>
                <w:sz w:val="22"/>
                <w:szCs w:val="22"/>
                <w:lang w:val="en-GB"/>
              </w:rPr>
              <w:t xml:space="preserve">, including </w:t>
            </w:r>
            <w:r w:rsidRPr="3A7ED792" w:rsidR="78393195">
              <w:rPr>
                <w:rFonts w:ascii="Calibri" w:hAnsi="Calibri" w:eastAsia="Calibri" w:cs="Calibri"/>
                <w:noProof w:val="0"/>
                <w:color w:val="C00000"/>
                <w:sz w:val="22"/>
                <w:szCs w:val="22"/>
                <w:lang w:val="en-GB"/>
              </w:rPr>
              <w:t>employability opportunities</w:t>
            </w:r>
            <w:r w:rsidRPr="3A7ED792" w:rsidR="3A0431FA">
              <w:rPr>
                <w:rFonts w:ascii="Calibri" w:hAnsi="Calibri" w:eastAsia="Calibri" w:cs="Calibri"/>
                <w:noProof w:val="0"/>
                <w:color w:val="C00000"/>
                <w:sz w:val="22"/>
                <w:szCs w:val="22"/>
                <w:lang w:val="en-GB"/>
              </w:rPr>
              <w:t>,</w:t>
            </w:r>
            <w:r w:rsidRPr="3A7ED792" w:rsidR="78393195">
              <w:rPr>
                <w:rFonts w:ascii="Calibri" w:hAnsi="Calibri" w:eastAsia="Calibri" w:cs="Calibri"/>
                <w:noProof w:val="0"/>
                <w:color w:val="C00000"/>
                <w:sz w:val="22"/>
                <w:szCs w:val="22"/>
                <w:lang w:val="en-GB"/>
              </w:rPr>
              <w:t xml:space="preserve"> in computational biology. These sessions aim to foster research-connected teaching, integrating </w:t>
            </w:r>
            <w:r w:rsidRPr="3A7ED792" w:rsidR="78393195">
              <w:rPr>
                <w:rFonts w:ascii="Calibri" w:hAnsi="Calibri" w:eastAsia="Calibri" w:cs="Calibri"/>
                <w:noProof w:val="0"/>
                <w:color w:val="C00000"/>
                <w:sz w:val="22"/>
                <w:szCs w:val="22"/>
                <w:lang w:val="en-GB"/>
              </w:rPr>
              <w:t>cutting-edge</w:t>
            </w:r>
            <w:r w:rsidRPr="3A7ED792" w:rsidR="78393195">
              <w:rPr>
                <w:rFonts w:ascii="Calibri" w:hAnsi="Calibri" w:eastAsia="Calibri" w:cs="Calibri"/>
                <w:noProof w:val="0"/>
                <w:color w:val="C00000"/>
                <w:sz w:val="22"/>
                <w:szCs w:val="22"/>
                <w:lang w:val="en-GB"/>
              </w:rPr>
              <w:t xml:space="preserve"> topics and real-world applications that deepen students' understanding of the subject.</w:t>
            </w:r>
          </w:p>
          <w:p w:rsidR="004604BA" w:rsidP="3A7ED792" w:rsidRDefault="2678C328" w14:paraId="5B102EFE" w14:textId="54F4CF72">
            <w:pPr>
              <w:spacing w:before="240" w:beforeAutospacing="off" w:after="240" w:afterAutospacing="off"/>
              <w:rPr>
                <w:rFonts w:ascii="Calibri" w:hAnsi="Calibri" w:eastAsia="Calibri" w:cs="Calibri"/>
                <w:noProof w:val="0"/>
                <w:color w:val="C00000"/>
                <w:sz w:val="22"/>
                <w:szCs w:val="22"/>
                <w:lang w:val="en-GB"/>
              </w:rPr>
            </w:pPr>
            <w:r w:rsidRPr="3A7ED792" w:rsidR="78393195">
              <w:rPr>
                <w:rFonts w:ascii="Calibri" w:hAnsi="Calibri" w:eastAsia="Calibri" w:cs="Calibri"/>
                <w:noProof w:val="0"/>
                <w:color w:val="C00000"/>
                <w:sz w:val="22"/>
                <w:szCs w:val="22"/>
                <w:lang w:val="en-GB"/>
              </w:rPr>
              <w:t>Active learning workshops</w:t>
            </w:r>
            <w:r w:rsidRPr="3A7ED792" w:rsidR="6AFD3F21">
              <w:rPr>
                <w:rFonts w:ascii="Calibri" w:hAnsi="Calibri" w:eastAsia="Calibri" w:cs="Calibri"/>
                <w:noProof w:val="0"/>
                <w:color w:val="C00000"/>
                <w:sz w:val="22"/>
                <w:szCs w:val="22"/>
                <w:lang w:val="en-GB"/>
              </w:rPr>
              <w:t xml:space="preserve"> (mandatory attendance)</w:t>
            </w:r>
            <w:r w:rsidRPr="3A7ED792" w:rsidR="78393195">
              <w:rPr>
                <w:rFonts w:ascii="Calibri" w:hAnsi="Calibri" w:eastAsia="Calibri" w:cs="Calibri"/>
                <w:noProof w:val="0"/>
                <w:color w:val="C00000"/>
                <w:sz w:val="22"/>
                <w:szCs w:val="22"/>
                <w:lang w:val="en-GB"/>
              </w:rPr>
              <w:t xml:space="preserve"> will focus on the practical application of theoretical concepts. These sessions will engage students in hands-on exercises, coding challenges, data analysis, and problem-solving activities based on real-world research scenarios. The workshops will help students build digital fluency, develop communication skills, and enhance their collaborative working abilities. By solving authentic problems, students will experience the intersection of theory and practice, reflecting the research-connected teaching of the module.</w:t>
            </w:r>
          </w:p>
          <w:p w:rsidR="004604BA" w:rsidP="3A7ED792" w:rsidRDefault="2678C328" w14:paraId="0F878A86" w14:textId="7C6B27EA">
            <w:pPr>
              <w:pStyle w:val="Normal"/>
              <w:spacing w:before="240" w:beforeAutospacing="off" w:after="240" w:afterAutospacing="off"/>
              <w:rPr>
                <w:rFonts w:ascii="Calibri" w:hAnsi="Calibri" w:eastAsia="Calibri" w:cs="Calibri"/>
                <w:noProof w:val="0"/>
                <w:color w:val="C00000"/>
                <w:sz w:val="22"/>
                <w:szCs w:val="22"/>
                <w:lang w:val="en-GB"/>
              </w:rPr>
            </w:pPr>
            <w:r w:rsidRPr="3A7ED792" w:rsidR="2EF683D5">
              <w:rPr>
                <w:rFonts w:ascii="Calibri" w:hAnsi="Calibri" w:eastAsia="Calibri" w:cs="Calibri"/>
                <w:noProof w:val="0"/>
                <w:color w:val="C00000"/>
                <w:sz w:val="22"/>
                <w:szCs w:val="22"/>
                <w:lang w:val="en-GB"/>
              </w:rPr>
              <w:t>Additional</w:t>
            </w:r>
            <w:r w:rsidRPr="3A7ED792" w:rsidR="2EF683D5">
              <w:rPr>
                <w:rFonts w:ascii="Calibri" w:hAnsi="Calibri" w:eastAsia="Calibri" w:cs="Calibri"/>
                <w:noProof w:val="0"/>
                <w:color w:val="C00000"/>
                <w:sz w:val="22"/>
                <w:szCs w:val="22"/>
                <w:lang w:val="en-GB"/>
              </w:rPr>
              <w:t xml:space="preserve"> weekly s</w:t>
            </w:r>
            <w:r w:rsidRPr="3A7ED792" w:rsidR="4050298C">
              <w:rPr>
                <w:rFonts w:ascii="Calibri" w:hAnsi="Calibri" w:eastAsia="Calibri" w:cs="Calibri"/>
                <w:noProof w:val="0"/>
                <w:color w:val="C00000"/>
                <w:sz w:val="22"/>
                <w:szCs w:val="22"/>
                <w:lang w:val="en-GB"/>
              </w:rPr>
              <w:t>eminar</w:t>
            </w:r>
            <w:r w:rsidRPr="3A7ED792" w:rsidR="546CFF89">
              <w:rPr>
                <w:rFonts w:ascii="Calibri" w:hAnsi="Calibri" w:eastAsia="Calibri" w:cs="Calibri"/>
                <w:noProof w:val="0"/>
                <w:color w:val="C00000"/>
                <w:sz w:val="22"/>
                <w:szCs w:val="22"/>
                <w:lang w:val="en-GB"/>
              </w:rPr>
              <w:t xml:space="preserve"> sessions</w:t>
            </w:r>
            <w:r w:rsidRPr="3A7ED792" w:rsidR="4050298C">
              <w:rPr>
                <w:rFonts w:ascii="Calibri" w:hAnsi="Calibri" w:eastAsia="Calibri" w:cs="Calibri"/>
                <w:noProof w:val="0"/>
                <w:color w:val="C00000"/>
                <w:sz w:val="22"/>
                <w:szCs w:val="22"/>
                <w:lang w:val="en-GB"/>
              </w:rPr>
              <w:t xml:space="preserve"> (</w:t>
            </w:r>
            <w:r w:rsidRPr="3A7ED792" w:rsidR="4050298C">
              <w:rPr>
                <w:rFonts w:ascii="Calibri" w:hAnsi="Calibri" w:eastAsia="Calibri" w:cs="Calibri"/>
                <w:noProof w:val="0"/>
                <w:color w:val="C00000"/>
                <w:sz w:val="22"/>
                <w:szCs w:val="22"/>
                <w:lang w:val="en-GB"/>
              </w:rPr>
              <w:t>non</w:t>
            </w:r>
            <w:r w:rsidRPr="3A7ED792" w:rsidR="7CD80352">
              <w:rPr>
                <w:rFonts w:ascii="Calibri" w:hAnsi="Calibri" w:eastAsia="Calibri" w:cs="Calibri"/>
                <w:noProof w:val="0"/>
                <w:color w:val="C00000"/>
                <w:sz w:val="22"/>
                <w:szCs w:val="22"/>
                <w:lang w:val="en-GB"/>
              </w:rPr>
              <w:t>-</w:t>
            </w:r>
            <w:r w:rsidRPr="3A7ED792" w:rsidR="4050298C">
              <w:rPr>
                <w:rFonts w:ascii="Calibri" w:hAnsi="Calibri" w:eastAsia="Calibri" w:cs="Calibri"/>
                <w:noProof w:val="0"/>
                <w:color w:val="C00000"/>
                <w:sz w:val="22"/>
                <w:szCs w:val="22"/>
                <w:lang w:val="en-GB"/>
              </w:rPr>
              <w:t>mandatory attendance)</w:t>
            </w:r>
            <w:r w:rsidRPr="3A7ED792" w:rsidR="74C5FDE9">
              <w:rPr>
                <w:rFonts w:ascii="Calibri" w:hAnsi="Calibri" w:eastAsia="Calibri" w:cs="Calibri"/>
                <w:noProof w:val="0"/>
                <w:color w:val="C00000"/>
                <w:sz w:val="22"/>
                <w:szCs w:val="22"/>
                <w:lang w:val="en-GB"/>
              </w:rPr>
              <w:t xml:space="preserve"> will</w:t>
            </w:r>
            <w:r w:rsidRPr="3A7ED792" w:rsidR="76179459">
              <w:rPr>
                <w:rFonts w:ascii="Calibri" w:hAnsi="Calibri" w:eastAsia="Calibri" w:cs="Calibri"/>
                <w:noProof w:val="0"/>
                <w:color w:val="C00000"/>
                <w:sz w:val="22"/>
                <w:szCs w:val="22"/>
                <w:lang w:val="en-GB"/>
              </w:rPr>
              <w:t xml:space="preserve"> ad-hoc</w:t>
            </w:r>
            <w:r w:rsidRPr="3A7ED792" w:rsidR="74C5FDE9">
              <w:rPr>
                <w:rFonts w:ascii="Calibri" w:hAnsi="Calibri" w:eastAsia="Calibri" w:cs="Calibri"/>
                <w:noProof w:val="0"/>
                <w:color w:val="C00000"/>
                <w:sz w:val="22"/>
                <w:szCs w:val="22"/>
                <w:lang w:val="en-GB"/>
              </w:rPr>
              <w:t xml:space="preserve"> </w:t>
            </w:r>
            <w:r w:rsidRPr="3A7ED792" w:rsidR="1C485F06">
              <w:rPr>
                <w:rFonts w:ascii="Calibri" w:hAnsi="Calibri" w:eastAsia="Calibri" w:cs="Calibri"/>
                <w:noProof w:val="0"/>
                <w:color w:val="C00000"/>
                <w:sz w:val="22"/>
                <w:szCs w:val="22"/>
                <w:lang w:val="en-GB"/>
              </w:rPr>
              <w:t xml:space="preserve">support to the cohort for troubleshooting and debugging code. </w:t>
            </w:r>
          </w:p>
          <w:p w:rsidR="004604BA" w:rsidP="3A7ED792" w:rsidRDefault="2678C328" w14:paraId="79A97809" w14:textId="1AD6A24C">
            <w:pPr>
              <w:spacing w:before="240" w:beforeAutospacing="off" w:after="240" w:afterAutospacing="off"/>
              <w:rPr>
                <w:rFonts w:ascii="Calibri" w:hAnsi="Calibri" w:eastAsia="Calibri" w:cs="Calibri"/>
                <w:noProof w:val="0"/>
                <w:color w:val="C00000"/>
                <w:sz w:val="22"/>
                <w:szCs w:val="22"/>
                <w:lang w:val="en-GB"/>
              </w:rPr>
            </w:pPr>
            <w:r w:rsidRPr="3A7ED792" w:rsidR="78393195">
              <w:rPr>
                <w:rFonts w:ascii="Calibri" w:hAnsi="Calibri" w:eastAsia="Calibri" w:cs="Calibri"/>
                <w:noProof w:val="0"/>
                <w:color w:val="C00000"/>
                <w:sz w:val="22"/>
                <w:szCs w:val="22"/>
                <w:lang w:val="en-GB"/>
              </w:rPr>
              <w:t xml:space="preserve">Student-directed learning will play </w:t>
            </w:r>
            <w:r w:rsidRPr="3A7ED792" w:rsidR="78393195">
              <w:rPr>
                <w:rFonts w:ascii="Calibri" w:hAnsi="Calibri" w:eastAsia="Calibri" w:cs="Calibri"/>
                <w:noProof w:val="0"/>
                <w:color w:val="C00000"/>
                <w:sz w:val="22"/>
                <w:szCs w:val="22"/>
                <w:lang w:val="en-GB"/>
              </w:rPr>
              <w:t>a central role</w:t>
            </w:r>
            <w:r w:rsidRPr="3A7ED792" w:rsidR="78393195">
              <w:rPr>
                <w:rFonts w:ascii="Calibri" w:hAnsi="Calibri" w:eastAsia="Calibri" w:cs="Calibri"/>
                <w:noProof w:val="0"/>
                <w:color w:val="C00000"/>
                <w:sz w:val="22"/>
                <w:szCs w:val="22"/>
                <w:lang w:val="en-GB"/>
              </w:rPr>
              <w:t xml:space="preserve"> in the module, particularly through the completion of the computational portfolio</w:t>
            </w:r>
            <w:r w:rsidRPr="3A7ED792" w:rsidR="78393195">
              <w:rPr>
                <w:rFonts w:ascii="Calibri" w:hAnsi="Calibri" w:eastAsia="Calibri" w:cs="Calibri"/>
                <w:noProof w:val="0"/>
                <w:color w:val="C00000"/>
                <w:sz w:val="22"/>
                <w:szCs w:val="22"/>
                <w:lang w:val="en-GB"/>
              </w:rPr>
              <w:t>. This will require students to engage with directed readings, critically analyse research articles, and solve computational problems using real datasets. This encourages independent learning and critical thinking, while developing essential skills in data analysis and problem-solving. The</w:t>
            </w:r>
            <w:r w:rsidRPr="3A7ED792" w:rsidR="78393195">
              <w:rPr>
                <w:rFonts w:ascii="Calibri" w:hAnsi="Calibri" w:eastAsia="Calibri" w:cs="Calibri"/>
                <w:noProof w:val="0"/>
                <w:sz w:val="22"/>
                <w:szCs w:val="22"/>
                <w:lang w:val="en-GB"/>
              </w:rPr>
              <w:t xml:space="preserve"> </w:t>
            </w:r>
            <w:r w:rsidRPr="3A7ED792" w:rsidR="78393195">
              <w:rPr>
                <w:rFonts w:ascii="Calibri" w:hAnsi="Calibri" w:eastAsia="Calibri" w:cs="Calibri"/>
                <w:noProof w:val="0"/>
                <w:color w:val="C00000"/>
                <w:sz w:val="22"/>
                <w:szCs w:val="22"/>
                <w:lang w:val="en-GB"/>
              </w:rPr>
              <w:t>portfolio promotes self-reflection, as students continuously apply and evaluate their learning.</w:t>
            </w:r>
          </w:p>
          <w:p w:rsidR="004604BA" w:rsidP="3A7ED792" w:rsidRDefault="2678C328" w14:paraId="5748CE08" w14:textId="3A0BAD8E">
            <w:pPr>
              <w:pStyle w:val="Normal"/>
              <w:suppressLineNumbers w:val="0"/>
              <w:bidi w:val="0"/>
              <w:spacing w:before="240" w:beforeAutospacing="off" w:after="240" w:afterAutospacing="off" w:line="259" w:lineRule="auto"/>
              <w:ind w:left="0" w:right="0"/>
              <w:jc w:val="left"/>
              <w:rPr>
                <w:rFonts w:ascii="Calibri" w:hAnsi="Calibri" w:eastAsia="Calibri" w:cs="Calibri"/>
                <w:noProof w:val="0"/>
                <w:color w:val="C00000"/>
                <w:sz w:val="22"/>
                <w:szCs w:val="22"/>
                <w:lang w:val="en-GB"/>
              </w:rPr>
            </w:pPr>
            <w:r w:rsidRPr="3A7ED792" w:rsidR="353BFB6B">
              <w:rPr>
                <w:rFonts w:ascii="Calibri" w:hAnsi="Calibri" w:eastAsia="Calibri" w:cs="Calibri"/>
                <w:noProof w:val="0"/>
                <w:color w:val="C00000"/>
                <w:sz w:val="22"/>
                <w:szCs w:val="22"/>
                <w:lang w:val="en-GB"/>
              </w:rPr>
              <w:t xml:space="preserve">The module’s Teaching and learning methods meet </w:t>
            </w:r>
            <w:r w:rsidRPr="3A7ED792" w:rsidR="25D1312E">
              <w:rPr>
                <w:rFonts w:ascii="Calibri" w:hAnsi="Calibri" w:eastAsia="Calibri" w:cs="Calibri"/>
                <w:noProof w:val="0"/>
                <w:color w:val="C00000"/>
                <w:sz w:val="22"/>
                <w:szCs w:val="22"/>
                <w:lang w:val="en-GB"/>
              </w:rPr>
              <w:t xml:space="preserve">the </w:t>
            </w:r>
            <w:r w:rsidRPr="3A7ED792" w:rsidR="353BFB6B">
              <w:rPr>
                <w:rFonts w:ascii="Calibri" w:hAnsi="Calibri" w:eastAsia="Calibri" w:cs="Calibri"/>
                <w:noProof w:val="0"/>
                <w:color w:val="C00000"/>
                <w:sz w:val="22"/>
                <w:szCs w:val="22"/>
                <w:lang w:val="en-GB"/>
              </w:rPr>
              <w:t>following hallmarks of the Liverpool Curriculum</w:t>
            </w:r>
            <w:r w:rsidRPr="3A7ED792" w:rsidR="0DE74210">
              <w:rPr>
                <w:rFonts w:ascii="Calibri" w:hAnsi="Calibri" w:eastAsia="Calibri" w:cs="Calibri"/>
                <w:noProof w:val="0"/>
                <w:color w:val="C00000"/>
                <w:sz w:val="22"/>
                <w:szCs w:val="22"/>
                <w:lang w:val="en-GB"/>
              </w:rPr>
              <w:t xml:space="preserve"> Framework</w:t>
            </w:r>
            <w:r w:rsidRPr="3A7ED792" w:rsidR="7C1655C5">
              <w:rPr>
                <w:rFonts w:ascii="Calibri" w:hAnsi="Calibri" w:eastAsia="Calibri" w:cs="Calibri"/>
                <w:noProof w:val="0"/>
                <w:color w:val="C00000"/>
                <w:sz w:val="22"/>
                <w:szCs w:val="22"/>
                <w:lang w:val="en-GB"/>
              </w:rPr>
              <w:t>:</w:t>
            </w:r>
          </w:p>
          <w:p w:rsidR="004604BA" w:rsidP="3A7ED792" w:rsidRDefault="2678C328" w14:paraId="0313DDEA" w14:textId="29A43DE9">
            <w:pPr>
              <w:spacing w:before="240" w:beforeAutospacing="off" w:after="240" w:afterAutospacing="off"/>
              <w:rPr>
                <w:rFonts w:ascii="Calibri" w:hAnsi="Calibri" w:eastAsia="Calibri" w:cs="Calibri"/>
                <w:noProof w:val="0"/>
                <w:color w:val="C00000"/>
                <w:sz w:val="22"/>
                <w:szCs w:val="22"/>
                <w:lang w:val="en-GB"/>
              </w:rPr>
            </w:pPr>
            <w:r w:rsidRPr="3A7ED792" w:rsidR="353BFB6B">
              <w:rPr>
                <w:rFonts w:ascii="Calibri" w:hAnsi="Calibri" w:eastAsia="Calibri" w:cs="Calibri"/>
                <w:b w:val="1"/>
                <w:bCs w:val="1"/>
                <w:noProof w:val="0"/>
                <w:color w:val="C00000"/>
                <w:sz w:val="22"/>
                <w:szCs w:val="22"/>
                <w:lang w:val="en-GB"/>
              </w:rPr>
              <w:t>Research-Connected Teaching</w:t>
            </w:r>
            <w:r>
              <w:br/>
            </w:r>
            <w:r w:rsidRPr="3A7ED792" w:rsidR="353BFB6B">
              <w:rPr>
                <w:rFonts w:ascii="Calibri" w:hAnsi="Calibri" w:eastAsia="Calibri" w:cs="Calibri"/>
                <w:noProof w:val="0"/>
                <w:color w:val="C00000"/>
                <w:sz w:val="22"/>
                <w:szCs w:val="22"/>
                <w:lang w:val="en-GB"/>
              </w:rPr>
              <w:t xml:space="preserve">Lectures </w:t>
            </w:r>
            <w:r w:rsidRPr="3A7ED792" w:rsidR="06427D74">
              <w:rPr>
                <w:rFonts w:ascii="Calibri" w:hAnsi="Calibri" w:eastAsia="Calibri" w:cs="Calibri"/>
                <w:noProof w:val="0"/>
                <w:color w:val="C00000"/>
                <w:sz w:val="22"/>
                <w:szCs w:val="22"/>
                <w:lang w:val="en-GB"/>
              </w:rPr>
              <w:t xml:space="preserve">will </w:t>
            </w:r>
            <w:r w:rsidRPr="3A7ED792" w:rsidR="353BFB6B">
              <w:rPr>
                <w:rFonts w:ascii="Calibri" w:hAnsi="Calibri" w:eastAsia="Calibri" w:cs="Calibri"/>
                <w:noProof w:val="0"/>
                <w:color w:val="C00000"/>
                <w:sz w:val="22"/>
                <w:szCs w:val="22"/>
                <w:lang w:val="en-GB"/>
              </w:rPr>
              <w:t>integrate current research, while workshops</w:t>
            </w:r>
            <w:r w:rsidRPr="3A7ED792" w:rsidR="0DE4CFAB">
              <w:rPr>
                <w:rFonts w:ascii="Calibri" w:hAnsi="Calibri" w:eastAsia="Calibri" w:cs="Calibri"/>
                <w:noProof w:val="0"/>
                <w:color w:val="C00000"/>
                <w:sz w:val="22"/>
                <w:szCs w:val="22"/>
                <w:lang w:val="en-GB"/>
              </w:rPr>
              <w:t xml:space="preserve"> will</w:t>
            </w:r>
            <w:r w:rsidRPr="3A7ED792" w:rsidR="353BFB6B">
              <w:rPr>
                <w:rFonts w:ascii="Calibri" w:hAnsi="Calibri" w:eastAsia="Calibri" w:cs="Calibri"/>
                <w:noProof w:val="0"/>
                <w:color w:val="C00000"/>
                <w:sz w:val="22"/>
                <w:szCs w:val="22"/>
                <w:lang w:val="en-GB"/>
              </w:rPr>
              <w:t xml:space="preserve"> involve hands-on data analysis, helping students </w:t>
            </w:r>
            <w:r w:rsidRPr="3A7ED792" w:rsidR="566A9C1C">
              <w:rPr>
                <w:rFonts w:ascii="Calibri" w:hAnsi="Calibri" w:eastAsia="Calibri" w:cs="Calibri"/>
                <w:noProof w:val="0"/>
                <w:color w:val="C00000"/>
                <w:sz w:val="22"/>
                <w:szCs w:val="22"/>
                <w:lang w:val="en-GB"/>
              </w:rPr>
              <w:t xml:space="preserve">to </w:t>
            </w:r>
            <w:r w:rsidRPr="3A7ED792" w:rsidR="353BFB6B">
              <w:rPr>
                <w:rFonts w:ascii="Calibri" w:hAnsi="Calibri" w:eastAsia="Calibri" w:cs="Calibri"/>
                <w:noProof w:val="0"/>
                <w:color w:val="C00000"/>
                <w:sz w:val="22"/>
                <w:szCs w:val="22"/>
                <w:lang w:val="en-GB"/>
              </w:rPr>
              <w:t>develop practical research skills and a deeper understanding of research processes.</w:t>
            </w:r>
          </w:p>
          <w:p w:rsidR="004604BA" w:rsidP="3A7ED792" w:rsidRDefault="2678C328" w14:paraId="36FDB29D" w14:textId="1B5093F9">
            <w:pPr>
              <w:spacing w:before="240" w:beforeAutospacing="off" w:after="240" w:afterAutospacing="off"/>
              <w:rPr>
                <w:rFonts w:ascii="Calibri" w:hAnsi="Calibri" w:eastAsia="Calibri" w:cs="Calibri"/>
                <w:noProof w:val="0"/>
                <w:color w:val="C00000"/>
                <w:sz w:val="22"/>
                <w:szCs w:val="22"/>
                <w:lang w:val="en-GB"/>
              </w:rPr>
            </w:pPr>
            <w:r w:rsidRPr="3A7ED792" w:rsidR="353BFB6B">
              <w:rPr>
                <w:rFonts w:ascii="Calibri" w:hAnsi="Calibri" w:eastAsia="Calibri" w:cs="Calibri"/>
                <w:b w:val="1"/>
                <w:bCs w:val="1"/>
                <w:noProof w:val="0"/>
                <w:color w:val="C00000"/>
                <w:sz w:val="22"/>
                <w:szCs w:val="22"/>
                <w:lang w:val="en-GB"/>
              </w:rPr>
              <w:t>Active Learning</w:t>
            </w:r>
            <w:r>
              <w:br/>
            </w:r>
            <w:r w:rsidRPr="3A7ED792" w:rsidR="353BFB6B">
              <w:rPr>
                <w:rFonts w:ascii="Calibri" w:hAnsi="Calibri" w:eastAsia="Calibri" w:cs="Calibri"/>
                <w:noProof w:val="0"/>
                <w:color w:val="C00000"/>
                <w:sz w:val="22"/>
                <w:szCs w:val="22"/>
                <w:lang w:val="en-GB"/>
              </w:rPr>
              <w:t xml:space="preserve">Students </w:t>
            </w:r>
            <w:r w:rsidRPr="3A7ED792" w:rsidR="74D74471">
              <w:rPr>
                <w:rFonts w:ascii="Calibri" w:hAnsi="Calibri" w:eastAsia="Calibri" w:cs="Calibri"/>
                <w:noProof w:val="0"/>
                <w:color w:val="C00000"/>
                <w:sz w:val="22"/>
                <w:szCs w:val="22"/>
                <w:lang w:val="en-GB"/>
              </w:rPr>
              <w:t xml:space="preserve">will </w:t>
            </w:r>
            <w:r w:rsidRPr="3A7ED792" w:rsidR="353BFB6B">
              <w:rPr>
                <w:rFonts w:ascii="Calibri" w:hAnsi="Calibri" w:eastAsia="Calibri" w:cs="Calibri"/>
                <w:noProof w:val="0"/>
                <w:color w:val="C00000"/>
                <w:sz w:val="22"/>
                <w:szCs w:val="22"/>
                <w:lang w:val="en-GB"/>
              </w:rPr>
              <w:t xml:space="preserve">engage in problem-solving, group discussions, and data analysis. These activities </w:t>
            </w:r>
            <w:r w:rsidRPr="3A7ED792" w:rsidR="5CB5B24F">
              <w:rPr>
                <w:rFonts w:ascii="Calibri" w:hAnsi="Calibri" w:eastAsia="Calibri" w:cs="Calibri"/>
                <w:noProof w:val="0"/>
                <w:color w:val="C00000"/>
                <w:sz w:val="22"/>
                <w:szCs w:val="22"/>
                <w:lang w:val="en-GB"/>
              </w:rPr>
              <w:t xml:space="preserve">will </w:t>
            </w:r>
            <w:r w:rsidRPr="3A7ED792" w:rsidR="353BFB6B">
              <w:rPr>
                <w:rFonts w:ascii="Calibri" w:hAnsi="Calibri" w:eastAsia="Calibri" w:cs="Calibri"/>
                <w:noProof w:val="0"/>
                <w:color w:val="C00000"/>
                <w:sz w:val="22"/>
                <w:szCs w:val="22"/>
                <w:lang w:val="en-GB"/>
              </w:rPr>
              <w:t xml:space="preserve">help them apply theory in practical situations, </w:t>
            </w:r>
            <w:r w:rsidRPr="3A7ED792" w:rsidR="4EFD8E2E">
              <w:rPr>
                <w:rFonts w:ascii="Calibri" w:hAnsi="Calibri" w:eastAsia="Calibri" w:cs="Calibri"/>
                <w:noProof w:val="0"/>
                <w:color w:val="C00000"/>
                <w:sz w:val="22"/>
                <w:szCs w:val="22"/>
                <w:lang w:val="en-GB"/>
              </w:rPr>
              <w:t xml:space="preserve">develop </w:t>
            </w:r>
            <w:r w:rsidRPr="3A7ED792" w:rsidR="353BFB6B">
              <w:rPr>
                <w:rFonts w:ascii="Calibri" w:hAnsi="Calibri" w:eastAsia="Calibri" w:cs="Calibri"/>
                <w:noProof w:val="0"/>
                <w:color w:val="C00000"/>
                <w:sz w:val="22"/>
                <w:szCs w:val="22"/>
                <w:lang w:val="en-GB"/>
              </w:rPr>
              <w:t>their skills, and get ongoing feedback</w:t>
            </w:r>
            <w:r w:rsidRPr="3A7ED792" w:rsidR="25D6F40F">
              <w:rPr>
                <w:rFonts w:ascii="Calibri" w:hAnsi="Calibri" w:eastAsia="Calibri" w:cs="Calibri"/>
                <w:noProof w:val="0"/>
                <w:color w:val="C00000"/>
                <w:sz w:val="22"/>
                <w:szCs w:val="22"/>
                <w:lang w:val="en-GB"/>
              </w:rPr>
              <w:t xml:space="preserve"> from peers and the module team.</w:t>
            </w:r>
          </w:p>
          <w:p w:rsidR="004604BA" w:rsidP="3A7ED792" w:rsidRDefault="2678C328" w14:paraId="364A8DE8" w14:textId="41CC47A3">
            <w:pPr>
              <w:spacing w:before="240" w:beforeAutospacing="off" w:after="240" w:afterAutospacing="off"/>
              <w:rPr>
                <w:rFonts w:ascii="Calibri" w:hAnsi="Calibri" w:eastAsia="Calibri" w:cs="Calibri"/>
                <w:b w:val="1"/>
                <w:bCs w:val="1"/>
                <w:noProof w:val="0"/>
                <w:color w:val="C00000"/>
                <w:sz w:val="22"/>
                <w:szCs w:val="22"/>
                <w:lang w:val="en-GB"/>
              </w:rPr>
            </w:pPr>
            <w:r w:rsidRPr="3A7ED792" w:rsidR="353BFB6B">
              <w:rPr>
                <w:rFonts w:ascii="Calibri" w:hAnsi="Calibri" w:eastAsia="Calibri" w:cs="Calibri"/>
                <w:b w:val="1"/>
                <w:bCs w:val="1"/>
                <w:noProof w:val="0"/>
                <w:color w:val="C00000"/>
                <w:sz w:val="22"/>
                <w:szCs w:val="22"/>
                <w:lang w:val="en-GB"/>
              </w:rPr>
              <w:t>Graduate Attributes</w:t>
            </w:r>
          </w:p>
          <w:p w:rsidR="004604BA" w:rsidP="3A7ED792" w:rsidRDefault="2678C328" w14:paraId="20D1E5FE" w14:textId="7D4B2137">
            <w:pPr>
              <w:pStyle w:val="ListParagraph"/>
              <w:numPr>
                <w:ilvl w:val="0"/>
                <w:numId w:val="12"/>
              </w:numPr>
              <w:spacing w:before="0" w:beforeAutospacing="off" w:after="0" w:afterAutospacing="off"/>
              <w:rPr>
                <w:rFonts w:ascii="Calibri" w:hAnsi="Calibri" w:eastAsia="Calibri" w:cs="Calibri"/>
                <w:noProof w:val="0"/>
                <w:color w:val="C00000"/>
                <w:sz w:val="22"/>
                <w:szCs w:val="22"/>
                <w:lang w:val="en-GB"/>
              </w:rPr>
            </w:pPr>
            <w:r w:rsidRPr="3A7ED792" w:rsidR="353BFB6B">
              <w:rPr>
                <w:rFonts w:ascii="Calibri" w:hAnsi="Calibri" w:eastAsia="Calibri" w:cs="Calibri"/>
                <w:b w:val="1"/>
                <w:bCs w:val="1"/>
                <w:noProof w:val="0"/>
                <w:color w:val="C00000"/>
                <w:sz w:val="22"/>
                <w:szCs w:val="22"/>
                <w:lang w:val="en-GB"/>
              </w:rPr>
              <w:t>Confidence</w:t>
            </w:r>
            <w:r w:rsidRPr="3A7ED792" w:rsidR="353BFB6B">
              <w:rPr>
                <w:rFonts w:ascii="Calibri" w:hAnsi="Calibri" w:eastAsia="Calibri" w:cs="Calibri"/>
                <w:noProof w:val="0"/>
                <w:color w:val="C00000"/>
                <w:sz w:val="22"/>
                <w:szCs w:val="22"/>
                <w:lang w:val="en-GB"/>
              </w:rPr>
              <w:t xml:space="preserve">: Students </w:t>
            </w:r>
            <w:r w:rsidRPr="3A7ED792" w:rsidR="2A4DFC45">
              <w:rPr>
                <w:rFonts w:ascii="Calibri" w:hAnsi="Calibri" w:eastAsia="Calibri" w:cs="Calibri"/>
                <w:noProof w:val="0"/>
                <w:color w:val="C00000"/>
                <w:sz w:val="22"/>
                <w:szCs w:val="22"/>
                <w:lang w:val="en-GB"/>
              </w:rPr>
              <w:t xml:space="preserve">will </w:t>
            </w:r>
            <w:r w:rsidRPr="3A7ED792" w:rsidR="353BFB6B">
              <w:rPr>
                <w:rFonts w:ascii="Calibri" w:hAnsi="Calibri" w:eastAsia="Calibri" w:cs="Calibri"/>
                <w:noProof w:val="0"/>
                <w:color w:val="C00000"/>
                <w:sz w:val="22"/>
                <w:szCs w:val="22"/>
                <w:lang w:val="en-GB"/>
              </w:rPr>
              <w:t xml:space="preserve">build confidence through </w:t>
            </w:r>
            <w:r w:rsidRPr="3A7ED792" w:rsidR="4781677D">
              <w:rPr>
                <w:rFonts w:ascii="Calibri" w:hAnsi="Calibri" w:eastAsia="Calibri" w:cs="Calibri"/>
                <w:noProof w:val="0"/>
                <w:color w:val="C00000"/>
                <w:sz w:val="22"/>
                <w:szCs w:val="22"/>
                <w:lang w:val="en-GB"/>
              </w:rPr>
              <w:t xml:space="preserve">the completion of </w:t>
            </w:r>
            <w:r w:rsidRPr="3A7ED792" w:rsidR="353BFB6B">
              <w:rPr>
                <w:rFonts w:ascii="Calibri" w:hAnsi="Calibri" w:eastAsia="Calibri" w:cs="Calibri"/>
                <w:noProof w:val="0"/>
                <w:color w:val="C00000"/>
                <w:sz w:val="22"/>
                <w:szCs w:val="22"/>
                <w:lang w:val="en-GB"/>
              </w:rPr>
              <w:t xml:space="preserve">practical </w:t>
            </w:r>
            <w:r w:rsidRPr="3A7ED792" w:rsidR="49EABAF6">
              <w:rPr>
                <w:rFonts w:ascii="Calibri" w:hAnsi="Calibri" w:eastAsia="Calibri" w:cs="Calibri"/>
                <w:noProof w:val="0"/>
                <w:color w:val="C00000"/>
                <w:sz w:val="22"/>
                <w:szCs w:val="22"/>
                <w:lang w:val="en-GB"/>
              </w:rPr>
              <w:t xml:space="preserve">data/coding </w:t>
            </w:r>
            <w:r w:rsidRPr="3A7ED792" w:rsidR="353BFB6B">
              <w:rPr>
                <w:rFonts w:ascii="Calibri" w:hAnsi="Calibri" w:eastAsia="Calibri" w:cs="Calibri"/>
                <w:noProof w:val="0"/>
                <w:color w:val="C00000"/>
                <w:sz w:val="22"/>
                <w:szCs w:val="22"/>
                <w:lang w:val="en-GB"/>
              </w:rPr>
              <w:t>tasks and ap</w:t>
            </w:r>
            <w:r w:rsidRPr="3A7ED792" w:rsidR="3A83BF2B">
              <w:rPr>
                <w:rFonts w:ascii="Calibri" w:hAnsi="Calibri" w:eastAsia="Calibri" w:cs="Calibri"/>
                <w:noProof w:val="0"/>
                <w:color w:val="C00000"/>
                <w:sz w:val="22"/>
                <w:szCs w:val="22"/>
                <w:lang w:val="en-GB"/>
              </w:rPr>
              <w:t>ply</w:t>
            </w:r>
            <w:r w:rsidRPr="3A7ED792" w:rsidR="353BFB6B">
              <w:rPr>
                <w:rFonts w:ascii="Calibri" w:hAnsi="Calibri" w:eastAsia="Calibri" w:cs="Calibri"/>
                <w:noProof w:val="0"/>
                <w:color w:val="C00000"/>
                <w:sz w:val="22"/>
                <w:szCs w:val="22"/>
                <w:lang w:val="en-GB"/>
              </w:rPr>
              <w:t xml:space="preserve"> their learning to real-world problems.</w:t>
            </w:r>
          </w:p>
          <w:p w:rsidR="004604BA" w:rsidP="3A7ED792" w:rsidRDefault="2678C328" w14:paraId="7E6ADAD7" w14:textId="0C714547">
            <w:pPr>
              <w:pStyle w:val="ListParagraph"/>
              <w:numPr>
                <w:ilvl w:val="0"/>
                <w:numId w:val="12"/>
              </w:numPr>
              <w:spacing w:before="0" w:beforeAutospacing="off" w:after="0" w:afterAutospacing="off"/>
              <w:rPr>
                <w:rFonts w:ascii="Calibri" w:hAnsi="Calibri" w:eastAsia="Calibri" w:cs="Calibri"/>
                <w:noProof w:val="0"/>
                <w:color w:val="C00000"/>
                <w:sz w:val="22"/>
                <w:szCs w:val="22"/>
                <w:lang w:val="en-GB"/>
              </w:rPr>
            </w:pPr>
            <w:r w:rsidRPr="3A7ED792" w:rsidR="353BFB6B">
              <w:rPr>
                <w:rFonts w:ascii="Calibri" w:hAnsi="Calibri" w:eastAsia="Calibri" w:cs="Calibri"/>
                <w:b w:val="1"/>
                <w:bCs w:val="1"/>
                <w:noProof w:val="0"/>
                <w:color w:val="C00000"/>
                <w:sz w:val="22"/>
                <w:szCs w:val="22"/>
                <w:lang w:val="en-GB"/>
              </w:rPr>
              <w:t>Digital Fluency</w:t>
            </w:r>
            <w:r w:rsidRPr="3A7ED792" w:rsidR="353BFB6B">
              <w:rPr>
                <w:rFonts w:ascii="Calibri" w:hAnsi="Calibri" w:eastAsia="Calibri" w:cs="Calibri"/>
                <w:noProof w:val="0"/>
                <w:color w:val="C00000"/>
                <w:sz w:val="22"/>
                <w:szCs w:val="22"/>
                <w:lang w:val="en-GB"/>
              </w:rPr>
              <w:t>: The module develops students’ digital skills through coding exercises and data analysis, preparing them for</w:t>
            </w:r>
            <w:r w:rsidRPr="3A7ED792" w:rsidR="09D04E55">
              <w:rPr>
                <w:rFonts w:ascii="Calibri" w:hAnsi="Calibri" w:eastAsia="Calibri" w:cs="Calibri"/>
                <w:noProof w:val="0"/>
                <w:color w:val="C00000"/>
                <w:sz w:val="22"/>
                <w:szCs w:val="22"/>
                <w:lang w:val="en-GB"/>
              </w:rPr>
              <w:t xml:space="preserve"> increasingly in</w:t>
            </w:r>
            <w:r w:rsidRPr="3A7ED792" w:rsidR="3B1BD7E9">
              <w:rPr>
                <w:rFonts w:ascii="Calibri" w:hAnsi="Calibri" w:eastAsia="Calibri" w:cs="Calibri"/>
                <w:noProof w:val="0"/>
                <w:color w:val="C00000"/>
                <w:sz w:val="22"/>
                <w:szCs w:val="22"/>
                <w:lang w:val="en-GB"/>
              </w:rPr>
              <w:t>-demand data science roles</w:t>
            </w:r>
            <w:r w:rsidRPr="3A7ED792" w:rsidR="353BFB6B">
              <w:rPr>
                <w:rFonts w:ascii="Calibri" w:hAnsi="Calibri" w:eastAsia="Calibri" w:cs="Calibri"/>
                <w:noProof w:val="0"/>
                <w:color w:val="C00000"/>
                <w:sz w:val="22"/>
                <w:szCs w:val="22"/>
                <w:lang w:val="en-GB"/>
              </w:rPr>
              <w:t>.</w:t>
            </w:r>
          </w:p>
          <w:p w:rsidR="004604BA" w:rsidP="3A7ED792" w:rsidRDefault="2678C328" w14:paraId="3166B173" w14:textId="10F76B22">
            <w:pPr>
              <w:pStyle w:val="ListParagraph"/>
              <w:numPr>
                <w:ilvl w:val="0"/>
                <w:numId w:val="12"/>
              </w:numPr>
              <w:suppressLineNumbers w:val="0"/>
              <w:bidi w:val="0"/>
              <w:spacing w:before="0" w:beforeAutospacing="off" w:after="0" w:afterAutospacing="off" w:line="259" w:lineRule="auto"/>
              <w:ind w:left="720" w:right="0" w:hanging="360"/>
              <w:jc w:val="left"/>
              <w:rPr>
                <w:noProof w:val="0"/>
                <w:color w:val="C00000"/>
                <w:sz w:val="22"/>
                <w:szCs w:val="22"/>
                <w:lang w:val="en-GB"/>
              </w:rPr>
            </w:pPr>
            <w:r w:rsidRPr="3A7ED792" w:rsidR="353BFB6B">
              <w:rPr>
                <w:rFonts w:ascii="Calibri" w:hAnsi="Calibri" w:eastAsia="Calibri" w:cs="Calibri"/>
                <w:b w:val="1"/>
                <w:bCs w:val="1"/>
                <w:noProof w:val="0"/>
                <w:color w:val="C00000"/>
                <w:sz w:val="22"/>
                <w:szCs w:val="22"/>
                <w:lang w:val="en-GB"/>
              </w:rPr>
              <w:t>Global Citizenship</w:t>
            </w:r>
            <w:r w:rsidRPr="3A7ED792" w:rsidR="353BFB6B">
              <w:rPr>
                <w:rFonts w:ascii="Calibri" w:hAnsi="Calibri" w:eastAsia="Calibri" w:cs="Calibri"/>
                <w:noProof w:val="0"/>
                <w:color w:val="C00000"/>
                <w:sz w:val="22"/>
                <w:szCs w:val="22"/>
                <w:lang w:val="en-GB"/>
              </w:rPr>
              <w:t xml:space="preserve">: </w:t>
            </w:r>
            <w:r w:rsidRPr="3A7ED792" w:rsidR="31134757">
              <w:rPr>
                <w:noProof w:val="0"/>
                <w:color w:val="C00000"/>
                <w:lang w:val="en-GB"/>
              </w:rPr>
              <w:t>Students will engage with international bioinformatics research, exploring global challenges and related ethical issues surrounding big data.</w:t>
            </w:r>
          </w:p>
          <w:p w:rsidR="004604BA" w:rsidP="3A7ED792" w:rsidRDefault="2678C328" w14:paraId="31F80D05" w14:textId="66EF0DC6">
            <w:pPr>
              <w:spacing w:before="240" w:beforeAutospacing="off" w:after="240" w:afterAutospacing="off"/>
              <w:rPr>
                <w:rFonts w:ascii="Calibri" w:hAnsi="Calibri" w:eastAsia="Calibri" w:cs="Calibri"/>
                <w:noProof w:val="0"/>
                <w:color w:val="C00000"/>
                <w:sz w:val="22"/>
                <w:szCs w:val="22"/>
                <w:lang w:val="en-GB"/>
              </w:rPr>
            </w:pPr>
          </w:p>
          <w:p w:rsidR="004604BA" w:rsidRDefault="2678C328" w14:paraId="295DDBCE" w14:textId="6A7E2B9B">
            <w:pPr>
              <w:rPr>
                <w:color w:val="000000" w:themeColor="text1"/>
              </w:rPr>
            </w:pPr>
          </w:p>
        </w:tc>
      </w:tr>
      <w:tr w:rsidR="004604BA" w:rsidTr="3A7ED792" w14:paraId="4D82F07A" w14:textId="77777777">
        <w:tc>
          <w:tcPr>
            <w:tcW w:w="5836" w:type="dxa"/>
            <w:shd w:val="clear" w:color="auto" w:fill="DEEBF6"/>
            <w:tcMar/>
          </w:tcPr>
          <w:p w:rsidR="004604BA" w:rsidRDefault="00C11DB8" w14:paraId="1D715ACC" w14:textId="77777777">
            <w:pPr>
              <w:rPr>
                <w:b/>
              </w:rPr>
            </w:pPr>
            <w:r>
              <w:rPr>
                <w:b/>
                <w:u w:val="single"/>
              </w:rPr>
              <w:t>Assessment Strategy</w:t>
            </w:r>
            <w:r>
              <w:rPr>
                <w:b/>
              </w:rPr>
              <w:t>:</w:t>
            </w:r>
          </w:p>
          <w:p w:rsidR="004604BA" w:rsidRDefault="00C11DB8" w14:paraId="20B4F45E" w14:textId="77777777">
            <w:pPr>
              <w:pStyle w:val="ListParagraph"/>
              <w:numPr>
                <w:ilvl w:val="0"/>
                <w:numId w:val="5"/>
              </w:numPr>
              <w:rPr>
                <w:i/>
              </w:rPr>
            </w:pPr>
            <w:r>
              <w:rPr>
                <w:i/>
              </w:rPr>
              <w:t xml:space="preserve">Is the assessment strategy clear and is it appropriate?  </w:t>
            </w:r>
          </w:p>
          <w:p w:rsidR="004604BA" w:rsidRDefault="00C11DB8" w14:paraId="590F6CB9" w14:textId="77777777">
            <w:pPr>
              <w:pStyle w:val="ListParagraph"/>
              <w:numPr>
                <w:ilvl w:val="0"/>
                <w:numId w:val="5"/>
              </w:numPr>
              <w:rPr>
                <w:rFonts w:cs="Calibri"/>
                <w:i/>
              </w:rPr>
            </w:pPr>
            <w:r>
              <w:rPr>
                <w:rFonts w:cs="Calibri"/>
                <w:i/>
              </w:rPr>
              <w:t>Does the text entered here meet the requirements?</w:t>
            </w:r>
          </w:p>
          <w:p w:rsidR="004604BA" w:rsidRDefault="00C11DB8" w14:paraId="3FCAE659" w14:textId="77777777">
            <w:pPr>
              <w:pStyle w:val="ListParagraph"/>
              <w:numPr>
                <w:ilvl w:val="0"/>
                <w:numId w:val="5"/>
              </w:numPr>
              <w:rPr>
                <w:rFonts w:cs="Calibri"/>
                <w:i/>
              </w:rPr>
            </w:pPr>
            <w:r>
              <w:rPr>
                <w:rFonts w:cs="Calibri"/>
                <w:i/>
              </w:rPr>
              <w:t>Does it provide enough clarity, explanation on assessments entered in the assessments tab, where this information could not be provided in the assessments form?</w:t>
            </w:r>
          </w:p>
          <w:p w:rsidR="004604BA" w:rsidRDefault="00C11DB8" w14:paraId="65F3C8CF" w14:textId="77777777">
            <w:pPr>
              <w:pStyle w:val="ListParagraph"/>
              <w:numPr>
                <w:ilvl w:val="0"/>
                <w:numId w:val="5"/>
              </w:numPr>
              <w:rPr>
                <w:rFonts w:cs="Calibri"/>
                <w:bCs/>
                <w:i/>
                <w:iCs/>
              </w:rPr>
            </w:pPr>
            <w:r>
              <w:rPr>
                <w:rFonts w:cs="Calibri"/>
                <w:bCs/>
                <w:i/>
                <w:iCs/>
              </w:rPr>
              <w:t>Does the information provide students with a clear description of the assessment for the module?</w:t>
            </w:r>
          </w:p>
          <w:p w:rsidR="004604BA" w:rsidRDefault="00C11DB8" w14:paraId="546B9D4B" w14:textId="77777777">
            <w:pPr>
              <w:pStyle w:val="ListParagraph"/>
              <w:numPr>
                <w:ilvl w:val="0"/>
                <w:numId w:val="5"/>
              </w:numPr>
              <w:rPr>
                <w:rFonts w:cs="Calibri"/>
                <w:bCs/>
                <w:i/>
                <w:iCs/>
              </w:rPr>
            </w:pPr>
            <w:r>
              <w:rPr>
                <w:i/>
                <w:iCs/>
              </w:rPr>
              <w:t>Does the information clearly state how the module meets Liverpool Curriculum Framework?</w:t>
            </w:r>
          </w:p>
          <w:p w:rsidR="004604BA" w:rsidRDefault="00C11DB8" w14:paraId="3F7E15E5" w14:textId="77777777">
            <w:pPr>
              <w:pStyle w:val="ListParagraph"/>
              <w:numPr>
                <w:ilvl w:val="0"/>
                <w:numId w:val="5"/>
              </w:numPr>
              <w:rPr>
                <w:rFonts w:cs="Calibri"/>
                <w:bCs/>
                <w:i/>
                <w:iCs/>
              </w:rPr>
            </w:pPr>
            <w:r>
              <w:rPr>
                <w:i/>
              </w:rPr>
              <w:t>Has the standard future proofing statement been included?</w:t>
            </w:r>
          </w:p>
          <w:p w:rsidR="004604BA" w:rsidRDefault="004604BA" w14:paraId="631ACF40" w14:textId="77777777">
            <w:pPr>
              <w:pStyle w:val="ListParagraph"/>
              <w:ind w:left="0"/>
              <w:rPr>
                <w:rFonts w:cs="Calibri"/>
                <w:bCs/>
                <w:i/>
                <w:iCs/>
              </w:rPr>
            </w:pPr>
          </w:p>
        </w:tc>
        <w:sdt>
          <w:sdtPr>
            <w:rPr>
              <w:b/>
              <w:bCs/>
            </w:rPr>
            <w:id w:val="1054199602"/>
            <w:placeholder>
              <w:docPart w:val="DefaultPlaceholder_-1854013439"/>
            </w:placeholder>
            <w:dropDownList>
              <w:listItem w:displayText="yes" w:value="yes"/>
              <w:listItem w:displayText="no" w:value="no"/>
            </w:dropDownList>
          </w:sdtPr>
          <w:sdtContent>
            <w:tc>
              <w:tcPr>
                <w:tcW w:w="1389" w:type="dxa"/>
                <w:tcMar/>
              </w:tcPr>
              <w:p w:rsidR="004604BA" w:rsidP="4D2D20CA" w:rsidRDefault="791ADFC0" w14:paraId="168DBB05" w14:textId="3ABC9B42">
                <w:pPr>
                  <w:jc w:val="center"/>
                  <w:rPr>
                    <w:b/>
                    <w:bCs/>
                  </w:rPr>
                </w:pPr>
                <w:r w:rsidRPr="4D2D20CA">
                  <w:rPr>
                    <w:b/>
                    <w:bCs/>
                  </w:rPr>
                  <w:t>no</w:t>
                </w:r>
              </w:p>
            </w:tc>
          </w:sdtContent>
          <w:sdtEndPr>
            <w:rPr>
              <w:b w:val="1"/>
              <w:bCs w:val="1"/>
            </w:rPr>
          </w:sdtEndPr>
        </w:sdt>
        <w:tc>
          <w:tcPr>
            <w:tcW w:w="8084" w:type="dxa"/>
            <w:tcMar/>
          </w:tcPr>
          <w:p w:rsidR="004604BA" w:rsidP="3A7ED792" w:rsidRDefault="791ADFC0" w14:paraId="7BF90FF3" w14:textId="743CC581">
            <w:pPr>
              <w:ind w:left="0"/>
              <w:rPr>
                <w:b w:val="1"/>
                <w:bCs w:val="1"/>
                <w:noProof w:val="0"/>
                <w:color w:val="C00000"/>
                <w:u w:val="single"/>
                <w:lang w:val="en-GB"/>
              </w:rPr>
            </w:pPr>
            <w:commentRangeStart w:id="1472244787"/>
            <w:r w:rsidRPr="3A7ED792" w:rsidR="62B6E66B">
              <w:rPr>
                <w:noProof w:val="0"/>
                <w:color w:val="C00000"/>
                <w:lang w:val="en-GB"/>
              </w:rPr>
              <w:t xml:space="preserve">This </w:t>
            </w:r>
            <w:commentRangeEnd w:id="1472244787"/>
            <w:r>
              <w:rPr>
                <w:rStyle w:val="CommentReference"/>
              </w:rPr>
              <w:commentReference w:id="1472244787"/>
            </w:r>
            <w:r w:rsidRPr="3A7ED792" w:rsidR="62B6E66B">
              <w:rPr>
                <w:noProof w:val="0"/>
                <w:color w:val="C00000"/>
                <w:lang w:val="en-GB"/>
              </w:rPr>
              <w:t>module's assessment strategy is designed to provide students with opportunities to apply computational biology techniques in real-world contexts, while encouraging critical reflection and effective communication. There are two assessed components:</w:t>
            </w:r>
          </w:p>
          <w:p w:rsidR="004604BA" w:rsidP="3A7ED792" w:rsidRDefault="791ADFC0" w14:paraId="12F819C7" w14:textId="606A1CC8">
            <w:pPr>
              <w:ind w:left="0"/>
              <w:rPr>
                <w:b w:val="1"/>
                <w:bCs w:val="1"/>
                <w:noProof w:val="0"/>
                <w:color w:val="C00000"/>
                <w:u w:val="single"/>
                <w:lang w:val="en-GB"/>
              </w:rPr>
            </w:pPr>
          </w:p>
          <w:p w:rsidR="004604BA" w:rsidP="3A7ED792" w:rsidRDefault="791ADFC0" w14:paraId="29942FED" w14:textId="4FB9197D">
            <w:pPr>
              <w:ind w:left="0"/>
              <w:rPr>
                <w:b w:val="1"/>
                <w:bCs w:val="1"/>
                <w:noProof w:val="0"/>
                <w:color w:val="C00000"/>
                <w:u w:val="single"/>
                <w:lang w:val="en-GB"/>
              </w:rPr>
            </w:pPr>
            <w:r w:rsidRPr="3A7ED792" w:rsidR="43CD4E54">
              <w:rPr>
                <w:b w:val="1"/>
                <w:bCs w:val="1"/>
                <w:noProof w:val="0"/>
                <w:color w:val="C00000"/>
                <w:u w:val="single"/>
                <w:lang w:val="en-GB"/>
              </w:rPr>
              <w:t>Computational Portfolio</w:t>
            </w:r>
          </w:p>
          <w:p w:rsidR="004604BA" w:rsidP="3A7ED792" w:rsidRDefault="791ADFC0" w14:paraId="58574599" w14:textId="077B7CD8">
            <w:pPr>
              <w:spacing w:before="240" w:beforeAutospacing="off" w:after="240" w:afterAutospacing="off"/>
              <w:rPr>
                <w:rFonts w:ascii="Calibri" w:hAnsi="Calibri" w:eastAsia="Calibri" w:cs="Calibri"/>
                <w:b w:val="0"/>
                <w:bCs w:val="0"/>
                <w:noProof w:val="0"/>
                <w:color w:val="C00000"/>
                <w:sz w:val="22"/>
                <w:szCs w:val="22"/>
                <w:lang w:val="en-GB"/>
              </w:rPr>
            </w:pPr>
            <w:r w:rsidRPr="3A7ED792" w:rsidR="43CD4E54">
              <w:rPr>
                <w:rFonts w:ascii="Calibri" w:hAnsi="Calibri" w:eastAsia="Calibri" w:cs="Calibri"/>
                <w:noProof w:val="0"/>
                <w:color w:val="C00000"/>
                <w:sz w:val="22"/>
                <w:szCs w:val="22"/>
                <w:lang w:val="en-GB"/>
              </w:rPr>
              <w:t>The</w:t>
            </w:r>
            <w:r w:rsidRPr="3A7ED792" w:rsidR="7B7E28B2">
              <w:rPr>
                <w:rFonts w:ascii="Calibri" w:hAnsi="Calibri" w:eastAsia="Calibri" w:cs="Calibri"/>
                <w:noProof w:val="0"/>
                <w:color w:val="C00000"/>
                <w:sz w:val="22"/>
                <w:szCs w:val="22"/>
                <w:lang w:val="en-GB"/>
              </w:rPr>
              <w:t xml:space="preserve"> computational</w:t>
            </w:r>
            <w:r w:rsidRPr="3A7ED792" w:rsidR="43CD4E54">
              <w:rPr>
                <w:rFonts w:ascii="Calibri" w:hAnsi="Calibri" w:eastAsia="Calibri" w:cs="Calibri"/>
                <w:noProof w:val="0"/>
                <w:color w:val="C00000"/>
                <w:sz w:val="22"/>
                <w:szCs w:val="22"/>
                <w:lang w:val="en-GB"/>
              </w:rPr>
              <w:t xml:space="preserve"> portfolio will fully document the student's solutions to workshop tasks and challenges, including numerical analyses derived from their unique datasets, tailored to relevant contexts. It will feature a detailed reflection on the use of Generative AI (GAI) tools, examining how they contributed to the analysis and learning process. This assessment aligns with the</w:t>
            </w:r>
            <w:r w:rsidRPr="3A7ED792" w:rsidR="43CD4E54">
              <w:rPr>
                <w:rFonts w:ascii="Calibri" w:hAnsi="Calibri" w:eastAsia="Calibri" w:cs="Calibri"/>
                <w:b w:val="1"/>
                <w:bCs w:val="1"/>
                <w:noProof w:val="0"/>
                <w:color w:val="C00000"/>
                <w:sz w:val="22"/>
                <w:szCs w:val="22"/>
                <w:lang w:val="en-GB"/>
              </w:rPr>
              <w:t xml:space="preserve"> </w:t>
            </w:r>
            <w:r w:rsidRPr="3A7ED792" w:rsidR="43CD4E54">
              <w:rPr>
                <w:rFonts w:ascii="Calibri" w:hAnsi="Calibri" w:eastAsia="Calibri" w:cs="Calibri"/>
                <w:b w:val="0"/>
                <w:bCs w:val="0"/>
                <w:noProof w:val="0"/>
                <w:color w:val="C00000"/>
                <w:sz w:val="22"/>
                <w:szCs w:val="22"/>
                <w:lang w:val="en-GB"/>
              </w:rPr>
              <w:t xml:space="preserve">Authentic Assessment hallmark, offering a personalised, real-world data experience while promoting critical reflection on AI’s role </w:t>
            </w:r>
            <w:r w:rsidRPr="3A7ED792" w:rsidR="20709877">
              <w:rPr>
                <w:rFonts w:ascii="Calibri" w:hAnsi="Calibri" w:eastAsia="Calibri" w:cs="Calibri"/>
                <w:b w:val="0"/>
                <w:bCs w:val="0"/>
                <w:noProof w:val="0"/>
                <w:color w:val="C00000"/>
                <w:sz w:val="22"/>
                <w:szCs w:val="22"/>
                <w:lang w:val="en-GB"/>
              </w:rPr>
              <w:t xml:space="preserve">in </w:t>
            </w:r>
            <w:r w:rsidRPr="3A7ED792" w:rsidR="43CD4E54">
              <w:rPr>
                <w:rFonts w:ascii="Calibri" w:hAnsi="Calibri" w:eastAsia="Calibri" w:cs="Calibri"/>
                <w:b w:val="0"/>
                <w:bCs w:val="0"/>
                <w:noProof w:val="0"/>
                <w:color w:val="C00000"/>
                <w:sz w:val="22"/>
                <w:szCs w:val="22"/>
                <w:lang w:val="en-GB"/>
              </w:rPr>
              <w:t>skills development.</w:t>
            </w:r>
          </w:p>
          <w:p w:rsidR="004604BA" w:rsidP="3A7ED792" w:rsidRDefault="791ADFC0" w14:paraId="651B95DC" w14:textId="5A903257">
            <w:pPr>
              <w:pStyle w:val="Normal"/>
              <w:rPr>
                <w:b w:val="1"/>
                <w:bCs w:val="1"/>
                <w:noProof w:val="0"/>
                <w:color w:val="C00000"/>
                <w:u w:val="single"/>
                <w:lang w:val="en-GB"/>
              </w:rPr>
            </w:pPr>
            <w:r w:rsidRPr="3A7ED792" w:rsidR="25DA1548">
              <w:rPr>
                <w:b w:val="1"/>
                <w:bCs w:val="1"/>
                <w:noProof w:val="0"/>
                <w:color w:val="C00000"/>
                <w:u w:val="single"/>
                <w:lang w:val="en-GB"/>
              </w:rPr>
              <w:t>Digital Case Study</w:t>
            </w:r>
          </w:p>
          <w:p w:rsidR="004604BA" w:rsidP="3A7ED792" w:rsidRDefault="791ADFC0" w14:paraId="6E69B42D" w14:textId="38BDA5B2">
            <w:pPr>
              <w:spacing w:before="240" w:beforeAutospacing="off" w:after="240" w:afterAutospacing="off"/>
              <w:rPr>
                <w:rFonts w:ascii="Calibri" w:hAnsi="Calibri" w:eastAsia="Calibri" w:cs="Calibri"/>
                <w:noProof w:val="0"/>
                <w:color w:val="C00000"/>
                <w:sz w:val="22"/>
                <w:szCs w:val="22"/>
                <w:lang w:val="en-GB"/>
              </w:rPr>
            </w:pPr>
            <w:r w:rsidRPr="3A7ED792" w:rsidR="25DA1548">
              <w:rPr>
                <w:rFonts w:ascii="Calibri" w:hAnsi="Calibri" w:eastAsia="Calibri" w:cs="Calibri"/>
                <w:noProof w:val="0"/>
                <w:color w:val="C00000"/>
                <w:sz w:val="22"/>
                <w:szCs w:val="22"/>
                <w:lang w:val="en-GB"/>
              </w:rPr>
              <w:t>The Digital Case Study will involve creating a narrative video that communicates a real-world computational biology challenge</w:t>
            </w:r>
            <w:r w:rsidRPr="3A7ED792" w:rsidR="25DA1548">
              <w:rPr>
                <w:rFonts w:ascii="Calibri" w:hAnsi="Calibri" w:eastAsia="Calibri" w:cs="Calibri"/>
                <w:noProof w:val="0"/>
                <w:color w:val="C00000"/>
                <w:sz w:val="22"/>
                <w:szCs w:val="22"/>
                <w:lang w:val="en-GB"/>
              </w:rPr>
              <w:t>,</w:t>
            </w:r>
            <w:r w:rsidRPr="3A7ED792" w:rsidR="25DA1548">
              <w:rPr>
                <w:rFonts w:ascii="Calibri" w:hAnsi="Calibri" w:eastAsia="Calibri" w:cs="Calibri"/>
                <w:noProof w:val="0"/>
                <w:color w:val="C00000"/>
                <w:sz w:val="22"/>
                <w:szCs w:val="22"/>
                <w:lang w:val="en-GB"/>
              </w:rPr>
              <w:t xml:space="preserve"> to a non-technical audience. Students will be </w:t>
            </w:r>
            <w:r w:rsidRPr="3A7ED792" w:rsidR="25DA1548">
              <w:rPr>
                <w:rFonts w:ascii="Calibri" w:hAnsi="Calibri" w:eastAsia="Calibri" w:cs="Calibri"/>
                <w:noProof w:val="0"/>
                <w:color w:val="C00000"/>
                <w:sz w:val="22"/>
                <w:szCs w:val="22"/>
                <w:lang w:val="en-GB"/>
              </w:rPr>
              <w:t>permitted</w:t>
            </w:r>
            <w:r w:rsidRPr="3A7ED792" w:rsidR="25DA1548">
              <w:rPr>
                <w:rFonts w:ascii="Calibri" w:hAnsi="Calibri" w:eastAsia="Calibri" w:cs="Calibri"/>
                <w:noProof w:val="0"/>
                <w:color w:val="C00000"/>
                <w:sz w:val="22"/>
                <w:szCs w:val="22"/>
                <w:lang w:val="en-GB"/>
              </w:rPr>
              <w:t xml:space="preserve"> to use generative AI tools to </w:t>
            </w:r>
            <w:r w:rsidRPr="3A7ED792" w:rsidR="25DA1548">
              <w:rPr>
                <w:rFonts w:ascii="Calibri" w:hAnsi="Calibri" w:eastAsia="Calibri" w:cs="Calibri"/>
                <w:noProof w:val="0"/>
                <w:color w:val="C00000"/>
                <w:sz w:val="22"/>
                <w:szCs w:val="22"/>
                <w:lang w:val="en-GB"/>
              </w:rPr>
              <w:t>assist</w:t>
            </w:r>
            <w:r w:rsidRPr="3A7ED792" w:rsidR="25DA1548">
              <w:rPr>
                <w:rFonts w:ascii="Calibri" w:hAnsi="Calibri" w:eastAsia="Calibri" w:cs="Calibri"/>
                <w:noProof w:val="0"/>
                <w:color w:val="C00000"/>
                <w:sz w:val="22"/>
                <w:szCs w:val="22"/>
                <w:lang w:val="en-GB"/>
              </w:rPr>
              <w:t xml:space="preserve"> in crafting an engaging script and video design. This task </w:t>
            </w:r>
            <w:r w:rsidRPr="3A7ED792" w:rsidR="19122358">
              <w:rPr>
                <w:rFonts w:ascii="Calibri" w:hAnsi="Calibri" w:eastAsia="Calibri" w:cs="Calibri"/>
                <w:noProof w:val="0"/>
                <w:color w:val="C00000"/>
                <w:sz w:val="22"/>
                <w:szCs w:val="22"/>
                <w:lang w:val="en-GB"/>
              </w:rPr>
              <w:t xml:space="preserve">will encourage </w:t>
            </w:r>
            <w:r w:rsidRPr="3A7ED792" w:rsidR="25DA1548">
              <w:rPr>
                <w:rFonts w:ascii="Calibri" w:hAnsi="Calibri" w:eastAsia="Calibri" w:cs="Calibri"/>
                <w:noProof w:val="0"/>
                <w:color w:val="C00000"/>
                <w:sz w:val="22"/>
                <w:szCs w:val="22"/>
                <w:lang w:val="en-GB"/>
              </w:rPr>
              <w:t xml:space="preserve">students to simplify complex computational biology concepts while </w:t>
            </w:r>
            <w:r w:rsidRPr="3A7ED792" w:rsidR="25DA1548">
              <w:rPr>
                <w:rFonts w:ascii="Calibri" w:hAnsi="Calibri" w:eastAsia="Calibri" w:cs="Calibri"/>
                <w:noProof w:val="0"/>
                <w:color w:val="C00000"/>
                <w:sz w:val="22"/>
                <w:szCs w:val="22"/>
                <w:lang w:val="en-GB"/>
              </w:rPr>
              <w:t>showcasing</w:t>
            </w:r>
            <w:r w:rsidRPr="3A7ED792" w:rsidR="25DA1548">
              <w:rPr>
                <w:rFonts w:ascii="Calibri" w:hAnsi="Calibri" w:eastAsia="Calibri" w:cs="Calibri"/>
                <w:noProof w:val="0"/>
                <w:color w:val="C00000"/>
                <w:sz w:val="22"/>
                <w:szCs w:val="22"/>
                <w:lang w:val="en-GB"/>
              </w:rPr>
              <w:t xml:space="preserve"> their ability to communicate effectively. The case study also aligns with the </w:t>
            </w:r>
            <w:r w:rsidRPr="3A7ED792" w:rsidR="25DA1548">
              <w:rPr>
                <w:rFonts w:ascii="Calibri" w:hAnsi="Calibri" w:eastAsia="Calibri" w:cs="Calibri"/>
                <w:b w:val="0"/>
                <w:bCs w:val="0"/>
                <w:noProof w:val="0"/>
                <w:color w:val="C00000"/>
                <w:sz w:val="22"/>
                <w:szCs w:val="22"/>
                <w:lang w:val="en-GB"/>
              </w:rPr>
              <w:t>Global Citizenship</w:t>
            </w:r>
            <w:r w:rsidRPr="3A7ED792" w:rsidR="25DA1548">
              <w:rPr>
                <w:rFonts w:ascii="Calibri" w:hAnsi="Calibri" w:eastAsia="Calibri" w:cs="Calibri"/>
                <w:noProof w:val="0"/>
                <w:color w:val="C00000"/>
                <w:sz w:val="22"/>
                <w:szCs w:val="22"/>
                <w:lang w:val="en-GB"/>
              </w:rPr>
              <w:t xml:space="preserve"> hallmark, addressing real-world issues and ensuring the content is accessible and relevant to a broad, diverse audience.</w:t>
            </w:r>
          </w:p>
          <w:p w:rsidR="004604BA" w:rsidP="3A7ED792" w:rsidRDefault="791ADFC0" w14:paraId="564C7074" w14:textId="5BE44E5D">
            <w:pPr>
              <w:spacing w:before="240" w:beforeAutospacing="off" w:after="240" w:afterAutospacing="off"/>
              <w:rPr>
                <w:rFonts w:ascii="Calibri" w:hAnsi="Calibri" w:eastAsia="Calibri" w:cs="Calibri"/>
                <w:noProof w:val="0"/>
                <w:sz w:val="22"/>
                <w:szCs w:val="22"/>
                <w:lang w:val="en-GB"/>
              </w:rPr>
            </w:pPr>
          </w:p>
        </w:tc>
      </w:tr>
      <w:tr w:rsidR="004604BA" w:rsidTr="3A7ED792" w14:paraId="5C6E6EC3" w14:textId="77777777">
        <w:tc>
          <w:tcPr>
            <w:tcW w:w="5836" w:type="dxa"/>
            <w:shd w:val="clear" w:color="auto" w:fill="DEEBF6"/>
            <w:tcMar/>
          </w:tcPr>
          <w:p w:rsidR="004604BA" w:rsidRDefault="00C11DB8" w14:paraId="33504619" w14:textId="77777777">
            <w:pPr>
              <w:rPr>
                <w:rFonts w:eastAsia="Times New Roman" w:cs="Times New Roman"/>
                <w:b/>
                <w:bCs/>
                <w:lang w:val="en-US" w:eastAsia="en-GB"/>
              </w:rPr>
            </w:pPr>
            <w:r>
              <w:rPr>
                <w:rFonts w:eastAsia="Times New Roman" w:cs="Times New Roman"/>
                <w:b/>
                <w:bCs/>
                <w:lang w:val="en-US" w:eastAsia="en-GB"/>
              </w:rPr>
              <w:t>Admission Requirements:</w:t>
            </w:r>
          </w:p>
          <w:p w:rsidR="004604BA" w:rsidRDefault="004604BA" w14:paraId="299DF564" w14:textId="77777777">
            <w:pPr>
              <w:rPr>
                <w:rFonts w:eastAsia="Times New Roman" w:cs="Times New Roman"/>
                <w:b/>
                <w:bCs/>
                <w:lang w:val="en-US" w:eastAsia="en-GB"/>
              </w:rPr>
            </w:pPr>
          </w:p>
        </w:tc>
        <w:tc>
          <w:tcPr>
            <w:tcW w:w="1389" w:type="dxa"/>
            <w:tcMar/>
          </w:tcPr>
          <w:p w:rsidR="004604BA" w:rsidRDefault="004604BA" w14:paraId="2BDBBBAC" w14:textId="77777777">
            <w:pPr>
              <w:jc w:val="center"/>
              <w:rPr>
                <w:b/>
              </w:rPr>
            </w:pPr>
          </w:p>
        </w:tc>
        <w:tc>
          <w:tcPr>
            <w:tcW w:w="8084" w:type="dxa"/>
            <w:tcMar/>
          </w:tcPr>
          <w:p w:rsidR="004604BA" w:rsidRDefault="004604BA" w14:paraId="27BB6DC2" w14:textId="77777777">
            <w:pPr>
              <w:contextualSpacing/>
              <w:rPr>
                <w:rFonts w:eastAsia="Times New Roman" w:cs="Times New Roman"/>
                <w:color w:val="000000" w:themeColor="text1"/>
                <w:lang w:eastAsia="en-GB"/>
              </w:rPr>
            </w:pPr>
          </w:p>
        </w:tc>
      </w:tr>
      <w:tr w:rsidR="004604BA" w:rsidTr="3A7ED792" w14:paraId="27663228" w14:textId="77777777">
        <w:tc>
          <w:tcPr>
            <w:tcW w:w="5836" w:type="dxa"/>
            <w:shd w:val="clear" w:color="auto" w:fill="DEEBF6"/>
            <w:tcMar/>
          </w:tcPr>
          <w:p w:rsidR="004604BA" w:rsidRDefault="00C11DB8" w14:paraId="139C0D07" w14:textId="77777777">
            <w:pPr>
              <w:rPr>
                <w:rFonts w:eastAsia="Times New Roman" w:cs="Times New Roman"/>
                <w:b/>
                <w:bCs/>
                <w:lang w:val="en-US" w:eastAsia="en-GB"/>
              </w:rPr>
            </w:pPr>
            <w:r>
              <w:rPr>
                <w:rFonts w:eastAsia="Times New Roman" w:cs="Times New Roman"/>
                <w:b/>
                <w:bCs/>
                <w:lang w:val="en-US" w:eastAsia="en-GB"/>
              </w:rPr>
              <w:t>PSRB Requirements:</w:t>
            </w:r>
          </w:p>
          <w:p w:rsidR="004604BA" w:rsidRDefault="004604BA" w14:paraId="64AC8561" w14:textId="77777777">
            <w:pPr>
              <w:rPr>
                <w:rFonts w:eastAsia="Times New Roman" w:cs="Times New Roman"/>
                <w:b/>
                <w:bCs/>
                <w:lang w:val="en-US" w:eastAsia="en-GB"/>
              </w:rPr>
            </w:pPr>
          </w:p>
        </w:tc>
        <w:tc>
          <w:tcPr>
            <w:tcW w:w="1389" w:type="dxa"/>
            <w:tcMar/>
          </w:tcPr>
          <w:p w:rsidR="004604BA" w:rsidRDefault="004604BA" w14:paraId="4985D126" w14:textId="77777777">
            <w:pPr>
              <w:jc w:val="center"/>
              <w:rPr>
                <w:b/>
              </w:rPr>
            </w:pPr>
          </w:p>
        </w:tc>
        <w:tc>
          <w:tcPr>
            <w:tcW w:w="8084" w:type="dxa"/>
            <w:tcMar/>
          </w:tcPr>
          <w:p w:rsidR="004604BA" w:rsidRDefault="004604BA" w14:paraId="2DB582C3" w14:textId="77777777">
            <w:pPr>
              <w:contextualSpacing/>
              <w:rPr>
                <w:rFonts w:eastAsia="Times New Roman" w:cs="Times New Roman"/>
                <w:color w:val="000000" w:themeColor="text1"/>
                <w:lang w:eastAsia="en-GB"/>
              </w:rPr>
            </w:pPr>
          </w:p>
        </w:tc>
      </w:tr>
      <w:tr w:rsidR="004604BA" w:rsidTr="3A7ED792" w14:paraId="263C3536" w14:textId="77777777">
        <w:tc>
          <w:tcPr>
            <w:tcW w:w="5836" w:type="dxa"/>
            <w:shd w:val="clear" w:color="auto" w:fill="DEEBF6"/>
            <w:tcMar/>
          </w:tcPr>
          <w:p w:rsidR="004604BA" w:rsidRDefault="00C11DB8" w14:paraId="169EEEAB" w14:textId="77777777">
            <w:pPr>
              <w:rPr>
                <w:rFonts w:eastAsia="Times New Roman" w:cs="Times New Roman"/>
                <w:b/>
                <w:bCs/>
                <w:lang w:val="en-US" w:eastAsia="en-GB"/>
              </w:rPr>
            </w:pPr>
            <w:r>
              <w:rPr>
                <w:rFonts w:eastAsia="Times New Roman" w:cs="Times New Roman"/>
                <w:b/>
                <w:bCs/>
                <w:lang w:val="en-US" w:eastAsia="en-GB"/>
              </w:rPr>
              <w:t>Health &amp; Safety:</w:t>
            </w:r>
          </w:p>
          <w:p w:rsidR="004604BA" w:rsidRDefault="004604BA" w14:paraId="6A36CA32" w14:textId="77777777">
            <w:pPr>
              <w:rPr>
                <w:rFonts w:eastAsia="Times New Roman" w:cs="Times New Roman"/>
                <w:b/>
                <w:bCs/>
                <w:lang w:val="en-US" w:eastAsia="en-GB"/>
              </w:rPr>
            </w:pPr>
          </w:p>
        </w:tc>
        <w:tc>
          <w:tcPr>
            <w:tcW w:w="1389" w:type="dxa"/>
            <w:tcMar/>
          </w:tcPr>
          <w:p w:rsidR="004604BA" w:rsidRDefault="004604BA" w14:paraId="52F7C338" w14:textId="77777777">
            <w:pPr>
              <w:jc w:val="center"/>
              <w:rPr>
                <w:b/>
              </w:rPr>
            </w:pPr>
          </w:p>
        </w:tc>
        <w:tc>
          <w:tcPr>
            <w:tcW w:w="8084" w:type="dxa"/>
            <w:tcMar/>
          </w:tcPr>
          <w:p w:rsidR="004604BA" w:rsidRDefault="004604BA" w14:paraId="06091A22" w14:textId="77777777">
            <w:pPr>
              <w:contextualSpacing/>
              <w:rPr>
                <w:rFonts w:eastAsia="Times New Roman" w:cs="Times New Roman"/>
                <w:color w:val="000000" w:themeColor="text1"/>
                <w:lang w:eastAsia="en-GB"/>
              </w:rPr>
            </w:pPr>
          </w:p>
        </w:tc>
      </w:tr>
      <w:tr w:rsidR="004604BA" w:rsidTr="3A7ED792" w14:paraId="1EA25558" w14:textId="77777777">
        <w:trPr>
          <w:trHeight w:val="584"/>
        </w:trPr>
        <w:tc>
          <w:tcPr>
            <w:tcW w:w="5836" w:type="dxa"/>
            <w:shd w:val="clear" w:color="auto" w:fill="D9D9D9" w:themeFill="background1" w:themeFillShade="D9"/>
            <w:tcMar/>
          </w:tcPr>
          <w:p w:rsidR="004604BA" w:rsidRDefault="00C11DB8" w14:paraId="6ED22E8F" w14:textId="77777777">
            <w:pPr>
              <w:rPr>
                <w:rFonts w:ascii="Calibri" w:hAnsi="Calibri" w:cs="Calibri"/>
                <w:b/>
              </w:rPr>
            </w:pPr>
            <w:r>
              <w:rPr>
                <w:rFonts w:ascii="Calibri" w:hAnsi="Calibri" w:cs="Calibri"/>
                <w:b/>
              </w:rPr>
              <w:t>Response from Module Leader</w:t>
            </w:r>
          </w:p>
          <w:p w:rsidR="004604BA" w:rsidRDefault="00C11DB8" w14:paraId="10510AE7" w14:textId="77777777">
            <w:pPr>
              <w:rPr>
                <w:rFonts w:ascii="Calibri" w:hAnsi="Calibri" w:cs="Calibri"/>
                <w:b/>
              </w:rPr>
            </w:pPr>
            <w:r>
              <w:rPr>
                <w:bCs/>
                <w:i/>
                <w:iCs/>
              </w:rPr>
              <w:t>Please provide a point-by-point response to all reviewer comments.  For each comment, please explain exactly how you have changed the module to address the issue raised.</w:t>
            </w:r>
          </w:p>
        </w:tc>
        <w:tc>
          <w:tcPr>
            <w:tcW w:w="9473" w:type="dxa"/>
            <w:gridSpan w:val="2"/>
            <w:tcMar/>
          </w:tcPr>
          <w:p w:rsidR="004604BA" w:rsidRDefault="004604BA" w14:paraId="101C096D" w14:textId="163163C7">
            <w:r w:rsidR="266DB5C0">
              <w:rPr/>
              <w:t>All responses are beneath comments above in red.</w:t>
            </w:r>
          </w:p>
        </w:tc>
      </w:tr>
    </w:tbl>
    <w:p w:rsidR="004604BA" w:rsidRDefault="004604BA" w14:paraId="54B0D407" w14:textId="77777777"/>
    <w:tbl>
      <w:tblPr>
        <w:tblStyle w:val="TableGrid"/>
        <w:tblW w:w="15309" w:type="dxa"/>
        <w:tblLook w:val="04A0" w:firstRow="1" w:lastRow="0" w:firstColumn="1" w:lastColumn="0" w:noHBand="0" w:noVBand="1"/>
      </w:tblPr>
      <w:tblGrid>
        <w:gridCol w:w="5995"/>
        <w:gridCol w:w="1230"/>
        <w:gridCol w:w="8084"/>
      </w:tblGrid>
      <w:tr w:rsidR="004604BA" w:rsidTr="4D2D20CA" w14:paraId="3D9D8A85" w14:textId="77777777">
        <w:tc>
          <w:tcPr>
            <w:tcW w:w="5995" w:type="dxa"/>
            <w:shd w:val="clear" w:color="auto" w:fill="FFFFCD"/>
          </w:tcPr>
          <w:p w:rsidR="004604BA" w:rsidRDefault="00C11DB8" w14:paraId="1EC30030" w14:textId="77777777">
            <w:pPr>
              <w:pStyle w:val="ListParagraph"/>
              <w:numPr>
                <w:ilvl w:val="0"/>
                <w:numId w:val="3"/>
              </w:numPr>
              <w:ind w:left="0"/>
              <w:rPr>
                <w:rFonts w:eastAsia="Times New Roman" w:cs="Times New Roman"/>
                <w:b/>
                <w:bCs/>
                <w:color w:val="2F2F2F"/>
                <w:sz w:val="28"/>
                <w:szCs w:val="28"/>
                <w:lang w:eastAsia="en-GB"/>
              </w:rPr>
            </w:pPr>
            <w:r>
              <w:rPr>
                <w:rFonts w:eastAsia="Times New Roman" w:cs="Times New Roman"/>
                <w:b/>
                <w:bCs/>
                <w:color w:val="2F2F2F"/>
                <w:sz w:val="28"/>
                <w:szCs w:val="28"/>
                <w:lang w:val="en-US" w:eastAsia="en-GB"/>
              </w:rPr>
              <w:lastRenderedPageBreak/>
              <w:t xml:space="preserve">  DELIVERIES </w:t>
            </w:r>
            <w:r>
              <w:rPr>
                <w:rFonts w:eastAsia="Times New Roman" w:cs="Times New Roman"/>
                <w:b/>
                <w:bCs/>
                <w:color w:val="2F2F2F"/>
                <w:sz w:val="28"/>
                <w:szCs w:val="28"/>
                <w:lang w:eastAsia="en-GB"/>
              </w:rPr>
              <w:t>TAB</w:t>
            </w:r>
          </w:p>
        </w:tc>
        <w:tc>
          <w:tcPr>
            <w:tcW w:w="1230" w:type="dxa"/>
            <w:shd w:val="clear" w:color="auto" w:fill="FFFFCD"/>
          </w:tcPr>
          <w:p w:rsidR="004604BA" w:rsidRDefault="00C11DB8" w14:paraId="39EAFDA4" w14:textId="77777777">
            <w:pPr>
              <w:jc w:val="center"/>
              <w:rPr>
                <w:b/>
              </w:rPr>
            </w:pPr>
            <w:r>
              <w:rPr>
                <w:b/>
              </w:rPr>
              <w:t>Yes/No</w:t>
            </w:r>
          </w:p>
        </w:tc>
        <w:tc>
          <w:tcPr>
            <w:tcW w:w="8084" w:type="dxa"/>
            <w:shd w:val="clear" w:color="auto" w:fill="FFFFCD"/>
          </w:tcPr>
          <w:p w:rsidR="004604BA" w:rsidRDefault="00C11DB8" w14:paraId="07114C02" w14:textId="77777777">
            <w:pPr>
              <w:contextualSpacing/>
            </w:pPr>
            <w:r>
              <w:rPr>
                <w:b/>
              </w:rPr>
              <w:t>Additional comments if applicable</w:t>
            </w:r>
          </w:p>
        </w:tc>
      </w:tr>
      <w:tr w:rsidR="004604BA" w:rsidTr="4D2D20CA" w14:paraId="3C133612" w14:textId="77777777">
        <w:tc>
          <w:tcPr>
            <w:tcW w:w="5995" w:type="dxa"/>
            <w:shd w:val="clear" w:color="auto" w:fill="DEEBF6"/>
          </w:tcPr>
          <w:p w:rsidR="004604BA" w:rsidRDefault="00C11DB8" w14:paraId="5FD7E715" w14:textId="77777777">
            <w:pPr>
              <w:pStyle w:val="ListParagraph"/>
              <w:ind w:left="0"/>
              <w:rPr>
                <w:rFonts w:eastAsia="Times New Roman" w:cs="Times New Roman"/>
                <w:bCs/>
                <w:i/>
                <w:color w:val="2F2F2F"/>
                <w:lang w:val="en-US" w:eastAsia="en-GB"/>
              </w:rPr>
            </w:pPr>
            <w:r>
              <w:rPr>
                <w:rFonts w:eastAsia="Times New Roman" w:cs="Times New Roman"/>
                <w:b/>
                <w:iCs/>
                <w:color w:val="2F2F2F"/>
                <w:lang w:val="en-US" w:eastAsia="en-GB"/>
              </w:rPr>
              <w:t>Location:</w:t>
            </w:r>
          </w:p>
        </w:tc>
        <w:sdt>
          <w:sdtPr>
            <w:rPr>
              <w:b/>
              <w:bCs/>
            </w:rPr>
            <w:alias w:val="please select"/>
            <w:tag w:val="please select"/>
            <w:id w:val="-680651940"/>
            <w:placeholder>
              <w:docPart w:val="{57abebed-6f6e-469c-9070-d114be4c5af6}"/>
            </w:placeholder>
            <w:dropDownList>
              <w:listItem w:displayText="Yes" w:value="Yes"/>
              <w:listItem w:displayText="No" w:value="No"/>
            </w:dropDownList>
          </w:sdtPr>
          <w:sdtContent>
            <w:tc>
              <w:tcPr>
                <w:tcW w:w="1230" w:type="dxa"/>
              </w:tcPr>
              <w:p w:rsidR="004604BA" w:rsidP="4D2D20CA" w:rsidRDefault="1FBF9F68" w14:paraId="78C8F781" w14:textId="627ED3A9">
                <w:pPr>
                  <w:jc w:val="center"/>
                  <w:rPr>
                    <w:b/>
                    <w:bCs/>
                  </w:rPr>
                </w:pPr>
                <w:r w:rsidRPr="4D2D20CA">
                  <w:rPr>
                    <w:b/>
                    <w:bCs/>
                  </w:rPr>
                  <w:t>Yes</w:t>
                </w:r>
              </w:p>
            </w:tc>
          </w:sdtContent>
        </w:sdt>
        <w:tc>
          <w:tcPr>
            <w:tcW w:w="8084" w:type="dxa"/>
          </w:tcPr>
          <w:p w:rsidR="004604BA" w:rsidRDefault="004604BA" w14:paraId="50CBF8C3" w14:textId="77777777">
            <w:pPr>
              <w:contextualSpacing/>
            </w:pPr>
          </w:p>
        </w:tc>
      </w:tr>
      <w:tr w:rsidR="004604BA" w:rsidTr="4D2D20CA" w14:paraId="4E6608D7" w14:textId="77777777">
        <w:tc>
          <w:tcPr>
            <w:tcW w:w="5995" w:type="dxa"/>
            <w:shd w:val="clear" w:color="auto" w:fill="DEEBF6"/>
          </w:tcPr>
          <w:p w:rsidR="004604BA" w:rsidRDefault="00C11DB8" w14:paraId="480E133A" w14:textId="77777777">
            <w:pPr>
              <w:rPr>
                <w:rFonts w:eastAsia="Times New Roman" w:cs="Times New Roman"/>
                <w:bCs/>
                <w:i/>
                <w:color w:val="2F2F2F"/>
                <w:lang w:eastAsia="en-GB"/>
              </w:rPr>
            </w:pPr>
            <w:r>
              <w:rPr>
                <w:rFonts w:eastAsia="Times New Roman" w:cs="Times New Roman"/>
                <w:b/>
                <w:bCs/>
                <w:color w:val="2F2F2F"/>
                <w:lang w:val="en-US" w:eastAsia="en-GB"/>
              </w:rPr>
              <w:t>Period</w:t>
            </w:r>
            <w:r>
              <w:rPr>
                <w:rFonts w:eastAsia="Times New Roman" w:cs="Times New Roman"/>
                <w:b/>
                <w:bCs/>
                <w:color w:val="2F2F2F"/>
                <w:lang w:eastAsia="en-GB"/>
              </w:rPr>
              <w:t>:</w:t>
            </w:r>
          </w:p>
        </w:tc>
        <w:sdt>
          <w:sdtPr>
            <w:rPr>
              <w:b/>
              <w:bCs/>
            </w:rPr>
            <w:alias w:val="please select"/>
            <w:tag w:val="please select"/>
            <w:id w:val="-1112362127"/>
            <w:placeholder>
              <w:docPart w:val="{18925f8f-3bf7-4d45-a3c5-4d332d624bfd}"/>
            </w:placeholder>
            <w:dropDownList>
              <w:listItem w:displayText="Yes" w:value="Yes"/>
              <w:listItem w:displayText="No" w:value="No"/>
            </w:dropDownList>
          </w:sdtPr>
          <w:sdtContent>
            <w:tc>
              <w:tcPr>
                <w:tcW w:w="1230" w:type="dxa"/>
              </w:tcPr>
              <w:p w:rsidR="004604BA" w:rsidP="4D2D20CA" w:rsidRDefault="3D6E7DA2" w14:paraId="5F0464DF" w14:textId="2CDB5DEA">
                <w:pPr>
                  <w:jc w:val="center"/>
                  <w:rPr>
                    <w:b/>
                    <w:bCs/>
                  </w:rPr>
                </w:pPr>
                <w:r w:rsidRPr="4D2D20CA">
                  <w:rPr>
                    <w:b/>
                    <w:bCs/>
                  </w:rPr>
                  <w:t>Yes</w:t>
                </w:r>
              </w:p>
            </w:tc>
          </w:sdtContent>
        </w:sdt>
        <w:tc>
          <w:tcPr>
            <w:tcW w:w="8084" w:type="dxa"/>
          </w:tcPr>
          <w:p w:rsidR="004604BA" w:rsidRDefault="004604BA" w14:paraId="469E9FD2" w14:textId="77777777">
            <w:pPr>
              <w:contextualSpacing/>
            </w:pPr>
          </w:p>
        </w:tc>
      </w:tr>
      <w:tr w:rsidR="004604BA" w:rsidTr="4D2D20CA" w14:paraId="41C1DD20" w14:textId="77777777">
        <w:tc>
          <w:tcPr>
            <w:tcW w:w="5995" w:type="dxa"/>
            <w:shd w:val="clear" w:color="auto" w:fill="DEEBF6"/>
          </w:tcPr>
          <w:p w:rsidR="004604BA" w:rsidRDefault="00C11DB8" w14:paraId="3B6DF9DF" w14:textId="77777777">
            <w:pPr>
              <w:pStyle w:val="ListParagraph"/>
              <w:ind w:left="0"/>
              <w:rPr>
                <w:rFonts w:eastAsia="Times New Roman" w:cs="Times New Roman"/>
                <w:b/>
                <w:bCs/>
                <w:color w:val="2F2F2F"/>
                <w:lang w:val="en-US" w:eastAsia="en-GB"/>
              </w:rPr>
            </w:pPr>
            <w:r>
              <w:rPr>
                <w:rFonts w:eastAsia="Times New Roman" w:cs="Times New Roman"/>
                <w:b/>
                <w:bCs/>
                <w:color w:val="2F2F2F"/>
                <w:lang w:val="en-US" w:eastAsia="en-GB"/>
              </w:rPr>
              <w:t>Leader</w:t>
            </w:r>
          </w:p>
        </w:tc>
        <w:tc>
          <w:tcPr>
            <w:tcW w:w="1230" w:type="dxa"/>
            <w:shd w:val="clear" w:color="auto" w:fill="auto"/>
          </w:tcPr>
          <w:sdt>
            <w:sdtPr>
              <w:rPr>
                <w:b/>
                <w:bCs/>
              </w:rPr>
              <w:alias w:val="please select"/>
              <w:tag w:val="please select"/>
              <w:id w:val="147456693"/>
              <w:placeholder>
                <w:docPart w:val="{3ee52764-c349-4e23-8e01-0a8df09d2a61}"/>
              </w:placeholder>
              <w:showingPlcHdr/>
              <w:dropDownList>
                <w:listItem w:displayText="Yes" w:value="Yes"/>
                <w:listItem w:displayText="No" w:value="No"/>
              </w:dropDownList>
            </w:sdtPr>
            <w:sdtContent>
              <w:p w:rsidR="004604BA" w:rsidRDefault="00C11DB8" w14:paraId="0517AAB8" w14:textId="77777777">
                <w:pPr>
                  <w:jc w:val="center"/>
                  <w:rPr>
                    <w:b/>
                  </w:rPr>
                </w:pPr>
                <w:r>
                  <w:rPr>
                    <w:rStyle w:val="PlaceholderText"/>
                  </w:rPr>
                  <w:t>Choose an item.</w:t>
                </w:r>
              </w:p>
            </w:sdtContent>
          </w:sdt>
        </w:tc>
        <w:tc>
          <w:tcPr>
            <w:tcW w:w="8084" w:type="dxa"/>
            <w:shd w:val="clear" w:color="auto" w:fill="auto"/>
          </w:tcPr>
          <w:p w:rsidR="004604BA" w:rsidRDefault="004604BA" w14:paraId="77FD0BFD" w14:textId="77777777">
            <w:pPr>
              <w:contextualSpacing/>
            </w:pPr>
          </w:p>
        </w:tc>
      </w:tr>
    </w:tbl>
    <w:p w:rsidR="004604BA" w:rsidRDefault="004604BA" w14:paraId="454CE3F9" w14:textId="77777777"/>
    <w:p w:rsidR="004604BA" w:rsidRDefault="00C11DB8" w14:paraId="31D2AF02" w14:textId="77777777">
      <w:pPr>
        <w:spacing w:after="120" w:line="259" w:lineRule="auto"/>
        <w:ind w:left="567" w:hanging="567"/>
        <w:rPr>
          <w:sz w:val="28"/>
          <w:szCs w:val="28"/>
          <w:u w:val="single"/>
        </w:rPr>
      </w:pPr>
      <w:r>
        <w:rPr>
          <w:b/>
          <w:sz w:val="28"/>
          <w:szCs w:val="28"/>
          <w:u w:val="single"/>
        </w:rPr>
        <w:t>Outcomes (learning outcomes, skills and other attributes)</w:t>
      </w:r>
    </w:p>
    <w:tbl>
      <w:tblPr>
        <w:tblStyle w:val="TableGrid"/>
        <w:tblW w:w="15306" w:type="dxa"/>
        <w:tblLook w:val="04A0" w:firstRow="1" w:lastRow="0" w:firstColumn="1" w:lastColumn="0" w:noHBand="0" w:noVBand="1"/>
      </w:tblPr>
      <w:tblGrid>
        <w:gridCol w:w="6091"/>
        <w:gridCol w:w="1134"/>
        <w:gridCol w:w="8081"/>
      </w:tblGrid>
      <w:tr w:rsidR="004604BA" w:rsidTr="3A7ED792" w14:paraId="38A98646" w14:textId="77777777">
        <w:tc>
          <w:tcPr>
            <w:tcW w:w="6091" w:type="dxa"/>
            <w:shd w:val="clear" w:color="auto" w:fill="FFFFCD"/>
            <w:tcMar/>
          </w:tcPr>
          <w:p w:rsidR="004604BA" w:rsidRDefault="00C11DB8" w14:paraId="7A90BA9D" w14:textId="77777777">
            <w:pPr>
              <w:numPr>
                <w:ilvl w:val="0"/>
                <w:numId w:val="3"/>
              </w:numPr>
              <w:rPr>
                <w:rFonts w:cs="Calibri"/>
                <w:b/>
                <w:bCs/>
                <w:sz w:val="28"/>
                <w:szCs w:val="28"/>
              </w:rPr>
            </w:pPr>
            <w:r>
              <w:rPr>
                <w:rFonts w:eastAsia="Times New Roman" w:cs="Times New Roman"/>
                <w:b/>
                <w:bCs/>
                <w:color w:val="2F2F2F"/>
                <w:sz w:val="28"/>
                <w:szCs w:val="28"/>
                <w:lang w:val="en-US" w:eastAsia="en-GB"/>
              </w:rPr>
              <w:t xml:space="preserve"> </w:t>
            </w:r>
            <w:r>
              <w:rPr>
                <w:rFonts w:eastAsia="Times New Roman" w:cs="Times New Roman"/>
                <w:b/>
                <w:bCs/>
                <w:color w:val="2F2F2F"/>
                <w:sz w:val="28"/>
                <w:szCs w:val="28"/>
                <w:lang w:eastAsia="en-GB"/>
              </w:rPr>
              <w:t>OUTCOMES TAB</w:t>
            </w:r>
          </w:p>
        </w:tc>
        <w:tc>
          <w:tcPr>
            <w:tcW w:w="1134" w:type="dxa"/>
            <w:shd w:val="clear" w:color="auto" w:fill="FFFFCD"/>
            <w:tcMar/>
          </w:tcPr>
          <w:p w:rsidR="004604BA" w:rsidRDefault="00C11DB8" w14:paraId="1D53FF8A" w14:textId="77777777">
            <w:pPr>
              <w:jc w:val="center"/>
              <w:rPr>
                <w:b/>
              </w:rPr>
            </w:pPr>
            <w:r>
              <w:rPr>
                <w:b/>
              </w:rPr>
              <w:t>Yes/No</w:t>
            </w:r>
          </w:p>
        </w:tc>
        <w:tc>
          <w:tcPr>
            <w:tcW w:w="8081" w:type="dxa"/>
            <w:shd w:val="clear" w:color="auto" w:fill="FFFFCD"/>
            <w:tcMar/>
          </w:tcPr>
          <w:p w:rsidR="004604BA" w:rsidRDefault="00C11DB8" w14:paraId="3A7F1731" w14:textId="77777777">
            <w:pPr>
              <w:contextualSpacing/>
              <w:rPr>
                <w:color w:val="000000" w:themeColor="text1"/>
              </w:rPr>
            </w:pPr>
            <w:r>
              <w:rPr>
                <w:b/>
              </w:rPr>
              <w:t>Additional comments if applicable</w:t>
            </w:r>
          </w:p>
        </w:tc>
      </w:tr>
      <w:tr w:rsidR="004604BA" w:rsidTr="3A7ED792" w14:paraId="7C0AE864" w14:textId="77777777">
        <w:tc>
          <w:tcPr>
            <w:tcW w:w="6091" w:type="dxa"/>
            <w:shd w:val="clear" w:color="auto" w:fill="DEEBF6"/>
            <w:tcMar/>
          </w:tcPr>
          <w:p w:rsidR="004604BA" w:rsidRDefault="00C11DB8" w14:paraId="5A90EC3E" w14:textId="77777777">
            <w:pPr>
              <w:rPr>
                <w:rFonts w:cs="Calibri"/>
                <w:b/>
              </w:rPr>
            </w:pPr>
            <w:r>
              <w:rPr>
                <w:rFonts w:cs="Calibri"/>
                <w:b/>
              </w:rPr>
              <w:t>Are the learning outcomes written appropriately?</w:t>
            </w:r>
          </w:p>
          <w:p w:rsidR="004604BA" w:rsidRDefault="00C11DB8" w14:paraId="04C3E4F0" w14:textId="77777777">
            <w:pPr>
              <w:rPr>
                <w:rFonts w:cs="Calibri"/>
                <w:bCs/>
                <w:i/>
                <w:iCs/>
              </w:rPr>
            </w:pPr>
            <w:r>
              <w:rPr>
                <w:rFonts w:cs="Calibri"/>
                <w:bCs/>
                <w:i/>
                <w:iCs/>
              </w:rPr>
              <w:t>Are the learning outcomes consistent with the guidance?</w:t>
            </w:r>
          </w:p>
          <w:p w:rsidR="004604BA" w:rsidRDefault="00C11DB8" w14:paraId="6A327991" w14:textId="77777777">
            <w:pPr>
              <w:rPr>
                <w:rFonts w:cs="Calibri"/>
                <w:bCs/>
                <w:i/>
                <w:iCs/>
              </w:rPr>
            </w:pPr>
            <w:r>
              <w:rPr>
                <w:rFonts w:cs="Calibri"/>
                <w:bCs/>
                <w:i/>
                <w:iCs/>
              </w:rPr>
              <w:t>Are they appropriate for the content of the module and the level?</w:t>
            </w:r>
          </w:p>
          <w:p w:rsidR="004604BA" w:rsidRDefault="004604BA" w14:paraId="2D6E9A3A" w14:textId="77777777">
            <w:pPr>
              <w:rPr>
                <w:rFonts w:cs="Calibri"/>
                <w:bCs/>
                <w:i/>
                <w:iCs/>
              </w:rPr>
            </w:pPr>
          </w:p>
        </w:tc>
        <w:sdt>
          <w:sdtPr>
            <w:rPr>
              <w:b/>
              <w:bCs/>
            </w:rPr>
            <w:id w:val="1119797591"/>
            <w:placeholder>
              <w:docPart w:val="DefaultPlaceholder_-1854013439"/>
            </w:placeholder>
            <w:dropDownList>
              <w:listItem w:displayText="yes" w:value="yes"/>
              <w:listItem w:displayText="no" w:value="no"/>
            </w:dropDownList>
          </w:sdtPr>
          <w:sdtContent>
            <w:tc>
              <w:tcPr>
                <w:tcW w:w="1134" w:type="dxa"/>
                <w:tcMar/>
              </w:tcPr>
              <w:p w:rsidR="004604BA" w:rsidP="4D2D20CA" w:rsidRDefault="53B3CE86" w14:paraId="071F61CA" w14:textId="65AF6C1F">
                <w:pPr>
                  <w:jc w:val="center"/>
                  <w:rPr>
                    <w:b/>
                    <w:bCs/>
                  </w:rPr>
                </w:pPr>
                <w:r w:rsidRPr="4D2D20CA">
                  <w:rPr>
                    <w:b/>
                    <w:bCs/>
                  </w:rPr>
                  <w:t>yes</w:t>
                </w:r>
              </w:p>
            </w:tc>
          </w:sdtContent>
          <w:sdtEndPr>
            <w:rPr>
              <w:b w:val="1"/>
              <w:bCs w:val="1"/>
            </w:rPr>
          </w:sdtEndPr>
        </w:sdt>
        <w:tc>
          <w:tcPr>
            <w:tcW w:w="8081" w:type="dxa"/>
            <w:tcMar/>
          </w:tcPr>
          <w:p w:rsidR="004604BA" w:rsidP="3A7ED792" w:rsidRDefault="53B3CE86" w14:noSpellErr="1" w14:paraId="42C5B13D" w14:textId="5F6F9AA8">
            <w:pPr>
              <w:spacing/>
              <w:contextualSpacing/>
              <w:rPr>
                <w:color w:val="000000" w:themeColor="text1" w:themeTint="FF" w:themeShade="FF"/>
              </w:rPr>
            </w:pPr>
            <w:r w:rsidRPr="3A7ED792" w:rsidR="08B1D130">
              <w:rPr>
                <w:color w:val="000000" w:themeColor="text1" w:themeTint="FF" w:themeShade="FF"/>
              </w:rPr>
              <w:t>But M level coding has been used. Needs to change to UG</w:t>
            </w:r>
          </w:p>
          <w:p w:rsidR="004604BA" w:rsidP="3A7ED792" w:rsidRDefault="53B3CE86" w14:paraId="5E6DD4D1" w14:textId="6BECC06F">
            <w:pPr>
              <w:spacing/>
              <w:contextualSpacing/>
              <w:rPr>
                <w:color w:val="000000" w:themeColor="text1" w:themeTint="FF" w:themeShade="FF"/>
              </w:rPr>
            </w:pPr>
          </w:p>
          <w:p w:rsidR="004604BA" w:rsidP="3A7ED792" w:rsidRDefault="53B3CE86" w14:paraId="59F73722" w14:textId="77BD510A">
            <w:pPr>
              <w:spacing/>
              <w:contextualSpacing/>
              <w:rPr>
                <w:color w:val="C00000" w:themeColor="text1"/>
              </w:rPr>
            </w:pPr>
            <w:r w:rsidRPr="3A7ED792" w:rsidR="0FD015E8">
              <w:rPr>
                <w:color w:val="C00000"/>
              </w:rPr>
              <w:t xml:space="preserve">Apologies. Will update when </w:t>
            </w:r>
            <w:r w:rsidRPr="3A7ED792" w:rsidR="2B325564">
              <w:rPr>
                <w:color w:val="C00000"/>
              </w:rPr>
              <w:t>CM re-opens for update.</w:t>
            </w:r>
          </w:p>
        </w:tc>
      </w:tr>
      <w:tr w:rsidR="004604BA" w:rsidTr="3A7ED792" w14:paraId="4866CD5B" w14:textId="77777777">
        <w:tc>
          <w:tcPr>
            <w:tcW w:w="6091" w:type="dxa"/>
            <w:shd w:val="clear" w:color="auto" w:fill="DEEBF6"/>
            <w:tcMar/>
          </w:tcPr>
          <w:p w:rsidR="004604BA" w:rsidRDefault="00C11DB8" w14:paraId="49824AC0" w14:textId="77777777">
            <w:pPr>
              <w:rPr>
                <w:rFonts w:cs="Calibri"/>
                <w:b/>
              </w:rPr>
            </w:pPr>
            <w:r>
              <w:rPr>
                <w:rFonts w:cs="Calibri"/>
                <w:b/>
              </w:rPr>
              <w:t>Are the Learning Outcomes of the module appropriate for the credit level of the module?</w:t>
            </w:r>
          </w:p>
          <w:p w:rsidR="004604BA" w:rsidRDefault="004604BA" w14:paraId="267A7C59" w14:textId="77777777">
            <w:pPr>
              <w:rPr>
                <w:rFonts w:cs="Calibri"/>
                <w:b/>
              </w:rPr>
            </w:pPr>
          </w:p>
        </w:tc>
        <w:sdt>
          <w:sdtPr>
            <w:rPr>
              <w:b/>
              <w:bCs/>
            </w:rPr>
            <w:id w:val="757709662"/>
            <w:placeholder>
              <w:docPart w:val="DefaultPlaceholder_-1854013439"/>
            </w:placeholder>
            <w:dropDownList>
              <w:listItem w:displayText="yes" w:value="yes"/>
              <w:listItem w:displayText="no" w:value="no"/>
            </w:dropDownList>
          </w:sdtPr>
          <w:sdtContent>
            <w:tc>
              <w:tcPr>
                <w:tcW w:w="1134" w:type="dxa"/>
                <w:tcMar/>
              </w:tcPr>
              <w:p w:rsidR="004604BA" w:rsidP="4D2D20CA" w:rsidRDefault="2EF4EFFA" w14:paraId="44011895" w14:textId="0E63F8E7">
                <w:pPr>
                  <w:jc w:val="center"/>
                  <w:rPr>
                    <w:b/>
                    <w:bCs/>
                  </w:rPr>
                </w:pPr>
                <w:r w:rsidRPr="4D2D20CA">
                  <w:rPr>
                    <w:b/>
                    <w:bCs/>
                  </w:rPr>
                  <w:t>yes</w:t>
                </w:r>
              </w:p>
            </w:tc>
          </w:sdtContent>
          <w:sdtEndPr>
            <w:rPr>
              <w:b w:val="1"/>
              <w:bCs w:val="1"/>
            </w:rPr>
          </w:sdtEndPr>
        </w:sdt>
        <w:tc>
          <w:tcPr>
            <w:tcW w:w="8081" w:type="dxa"/>
            <w:tcMar/>
          </w:tcPr>
          <w:p w:rsidR="004604BA" w:rsidRDefault="004604BA" w14:paraId="7918D315" w14:textId="77777777">
            <w:pPr>
              <w:rPr>
                <w:color w:val="000000" w:themeColor="text1"/>
              </w:rPr>
            </w:pPr>
          </w:p>
        </w:tc>
      </w:tr>
      <w:tr w:rsidR="004604BA" w:rsidTr="3A7ED792" w14:paraId="2B85D68B" w14:textId="77777777">
        <w:tc>
          <w:tcPr>
            <w:tcW w:w="6091" w:type="dxa"/>
            <w:shd w:val="clear" w:color="auto" w:fill="DEEBF6"/>
            <w:tcMar/>
          </w:tcPr>
          <w:p w:rsidR="004604BA" w:rsidRDefault="00C11DB8" w14:paraId="2AE0F826" w14:textId="77777777">
            <w:pPr>
              <w:rPr>
                <w:rFonts w:cs="Calibri"/>
                <w:b/>
              </w:rPr>
            </w:pPr>
            <w:r>
              <w:rPr>
                <w:rFonts w:cs="Calibri"/>
                <w:b/>
              </w:rPr>
              <w:t>Do the skills and other attributes seem appropriate for the module and the required level?</w:t>
            </w:r>
          </w:p>
          <w:p w:rsidR="004604BA" w:rsidRDefault="004604BA" w14:paraId="139C865A" w14:textId="77777777">
            <w:pPr>
              <w:rPr>
                <w:rFonts w:cs="Calibri"/>
                <w:b/>
              </w:rPr>
            </w:pPr>
          </w:p>
        </w:tc>
        <w:sdt>
          <w:sdtPr>
            <w:rPr>
              <w:b/>
              <w:bCs/>
            </w:rPr>
            <w:id w:val="1966474693"/>
            <w:placeholder>
              <w:docPart w:val="DefaultPlaceholder_-1854013439"/>
            </w:placeholder>
            <w:dropDownList>
              <w:listItem w:displayText="yes" w:value="yes"/>
              <w:listItem w:displayText="no" w:value="no"/>
            </w:dropDownList>
          </w:sdtPr>
          <w:sdtContent>
            <w:tc>
              <w:tcPr>
                <w:tcW w:w="1134" w:type="dxa"/>
                <w:tcMar/>
              </w:tcPr>
              <w:p w:rsidR="004604BA" w:rsidP="4D2D20CA" w:rsidRDefault="7BD29486" w14:paraId="76DAD52D" w14:textId="534E3E5A">
                <w:pPr>
                  <w:jc w:val="center"/>
                  <w:rPr>
                    <w:b/>
                    <w:bCs/>
                  </w:rPr>
                </w:pPr>
                <w:r w:rsidRPr="4D2D20CA">
                  <w:rPr>
                    <w:b/>
                    <w:bCs/>
                  </w:rPr>
                  <w:t>yes</w:t>
                </w:r>
              </w:p>
            </w:tc>
          </w:sdtContent>
          <w:sdtEndPr>
            <w:rPr>
              <w:b w:val="1"/>
              <w:bCs w:val="1"/>
            </w:rPr>
          </w:sdtEndPr>
        </w:sdt>
        <w:tc>
          <w:tcPr>
            <w:tcW w:w="8081" w:type="dxa"/>
            <w:tcMar/>
          </w:tcPr>
          <w:p w:rsidR="004604BA" w:rsidRDefault="004604BA" w14:paraId="44311F2D" w14:textId="77777777">
            <w:pPr>
              <w:rPr>
                <w:color w:val="000000" w:themeColor="text1"/>
              </w:rPr>
            </w:pPr>
          </w:p>
        </w:tc>
      </w:tr>
      <w:tr w:rsidR="004604BA" w:rsidTr="3A7ED792" w14:paraId="7EE5E65A" w14:textId="77777777">
        <w:tc>
          <w:tcPr>
            <w:tcW w:w="6091" w:type="dxa"/>
            <w:shd w:val="clear" w:color="auto" w:fill="D9D9D9" w:themeFill="background1" w:themeFillShade="D9"/>
            <w:tcMar/>
          </w:tcPr>
          <w:p w:rsidR="004604BA" w:rsidRDefault="00C11DB8" w14:paraId="48845A21" w14:textId="77777777">
            <w:pPr>
              <w:rPr>
                <w:rFonts w:ascii="Calibri" w:hAnsi="Calibri" w:cs="Calibri"/>
                <w:b/>
              </w:rPr>
            </w:pPr>
            <w:r>
              <w:rPr>
                <w:rFonts w:ascii="Calibri" w:hAnsi="Calibri" w:cs="Calibri"/>
                <w:b/>
              </w:rPr>
              <w:t>Response from Module Leader</w:t>
            </w:r>
          </w:p>
          <w:p w:rsidR="004604BA" w:rsidRDefault="00C11DB8" w14:paraId="18827058" w14:textId="77777777">
            <w:pPr>
              <w:rPr>
                <w:rFonts w:ascii="Calibri" w:hAnsi="Calibri" w:cs="Calibri"/>
                <w:b/>
              </w:rPr>
            </w:pPr>
            <w:r>
              <w:rPr>
                <w:bCs/>
                <w:i/>
                <w:iCs/>
              </w:rPr>
              <w:t>Please provide a point-by-point response to all reviewer comments.  For each comment, please explain exactly how you have changed the module to address the issue raised.</w:t>
            </w:r>
          </w:p>
        </w:tc>
        <w:tc>
          <w:tcPr>
            <w:tcW w:w="9215" w:type="dxa"/>
            <w:gridSpan w:val="2"/>
            <w:tcMar/>
          </w:tcPr>
          <w:p w:rsidR="004604BA" w:rsidRDefault="004604BA" w14:paraId="5F1C96F7" w14:textId="77777777"/>
          <w:p w:rsidR="004604BA" w:rsidRDefault="004604BA" w14:paraId="66D86801" w14:textId="77777777"/>
          <w:p w:rsidR="004604BA" w:rsidRDefault="004604BA" w14:paraId="171AEC3F" w14:textId="77777777"/>
        </w:tc>
      </w:tr>
    </w:tbl>
    <w:p w:rsidR="004604BA" w:rsidRDefault="004604BA" w14:paraId="54C3171C" w14:textId="77777777">
      <w:pPr>
        <w:rPr>
          <w:b/>
        </w:rPr>
      </w:pPr>
    </w:p>
    <w:tbl>
      <w:tblPr>
        <w:tblStyle w:val="TableGrid"/>
        <w:tblW w:w="15309" w:type="dxa"/>
        <w:tblLook w:val="04A0" w:firstRow="1" w:lastRow="0" w:firstColumn="1" w:lastColumn="0" w:noHBand="0" w:noVBand="1"/>
      </w:tblPr>
      <w:tblGrid>
        <w:gridCol w:w="5995"/>
        <w:gridCol w:w="1230"/>
        <w:gridCol w:w="8084"/>
      </w:tblGrid>
      <w:tr w:rsidR="004604BA" w:rsidTr="4D2D20CA" w14:paraId="651BDF9E" w14:textId="77777777">
        <w:tc>
          <w:tcPr>
            <w:tcW w:w="5995" w:type="dxa"/>
            <w:shd w:val="clear" w:color="auto" w:fill="FFFFCD"/>
          </w:tcPr>
          <w:p w:rsidR="004604BA" w:rsidRDefault="00C11DB8" w14:paraId="5B5A7625" w14:textId="77777777">
            <w:pPr>
              <w:pStyle w:val="ListParagraph"/>
              <w:numPr>
                <w:ilvl w:val="0"/>
                <w:numId w:val="3"/>
              </w:numPr>
              <w:ind w:left="0"/>
              <w:rPr>
                <w:rFonts w:eastAsia="Times New Roman" w:cs="Times New Roman"/>
                <w:b/>
                <w:bCs/>
                <w:color w:val="2F2F2F"/>
                <w:sz w:val="28"/>
                <w:szCs w:val="28"/>
                <w:lang w:eastAsia="en-GB"/>
              </w:rPr>
            </w:pPr>
            <w:r>
              <w:rPr>
                <w:rFonts w:eastAsia="Times New Roman" w:cs="Times New Roman"/>
                <w:b/>
                <w:bCs/>
                <w:color w:val="2F2F2F"/>
                <w:sz w:val="28"/>
                <w:szCs w:val="28"/>
                <w:lang w:val="en-US" w:eastAsia="en-GB"/>
              </w:rPr>
              <w:t xml:space="preserve"> REQUIREMENTS TAB</w:t>
            </w:r>
          </w:p>
        </w:tc>
        <w:tc>
          <w:tcPr>
            <w:tcW w:w="1230" w:type="dxa"/>
            <w:shd w:val="clear" w:color="auto" w:fill="FFFFCD"/>
          </w:tcPr>
          <w:p w:rsidR="004604BA" w:rsidRDefault="00C11DB8" w14:paraId="387355A3" w14:textId="77777777">
            <w:pPr>
              <w:jc w:val="center"/>
              <w:rPr>
                <w:b/>
              </w:rPr>
            </w:pPr>
            <w:r>
              <w:rPr>
                <w:b/>
              </w:rPr>
              <w:t>Yes/No</w:t>
            </w:r>
          </w:p>
        </w:tc>
        <w:tc>
          <w:tcPr>
            <w:tcW w:w="8084" w:type="dxa"/>
            <w:shd w:val="clear" w:color="auto" w:fill="FFFFCD"/>
          </w:tcPr>
          <w:p w:rsidR="004604BA" w:rsidRDefault="00C11DB8" w14:paraId="3BA93325" w14:textId="77777777">
            <w:pPr>
              <w:contextualSpacing/>
            </w:pPr>
            <w:r>
              <w:rPr>
                <w:b/>
              </w:rPr>
              <w:t>Additional comments if applicable</w:t>
            </w:r>
          </w:p>
        </w:tc>
      </w:tr>
      <w:tr w:rsidR="004604BA" w:rsidTr="4D2D20CA" w14:paraId="0F28687A" w14:textId="77777777">
        <w:tc>
          <w:tcPr>
            <w:tcW w:w="5995" w:type="dxa"/>
            <w:shd w:val="clear" w:color="auto" w:fill="DEEBF6"/>
          </w:tcPr>
          <w:p w:rsidR="004604BA" w:rsidRDefault="00C11DB8" w14:paraId="795E8DAE" w14:textId="77777777">
            <w:pPr>
              <w:rPr>
                <w:rFonts w:eastAsia="Times New Roman" w:cs="Times New Roman"/>
                <w:b/>
                <w:bCs/>
                <w:lang w:eastAsia="en-GB"/>
              </w:rPr>
            </w:pPr>
            <w:r>
              <w:rPr>
                <w:rFonts w:eastAsia="Times New Roman" w:cs="Times New Roman"/>
                <w:b/>
                <w:bCs/>
                <w:lang w:val="en-US" w:eastAsia="en-GB"/>
              </w:rPr>
              <w:t>Overview</w:t>
            </w:r>
            <w:r>
              <w:rPr>
                <w:rFonts w:eastAsia="Times New Roman" w:cs="Times New Roman"/>
                <w:b/>
                <w:bCs/>
                <w:lang w:eastAsia="en-GB"/>
              </w:rPr>
              <w:t>:</w:t>
            </w:r>
          </w:p>
          <w:p w:rsidR="004604BA" w:rsidRDefault="00C11DB8" w14:paraId="3B6E51E2" w14:textId="77777777">
            <w:pPr>
              <w:pStyle w:val="ListParagraph"/>
              <w:numPr>
                <w:ilvl w:val="0"/>
                <w:numId w:val="6"/>
              </w:numPr>
              <w:rPr>
                <w:rFonts w:eastAsia="Times New Roman" w:cs="Times New Roman"/>
                <w:bCs/>
                <w:i/>
                <w:color w:val="2F2F2F"/>
                <w:sz w:val="18"/>
                <w:szCs w:val="18"/>
                <w:lang w:eastAsia="en-GB"/>
              </w:rPr>
            </w:pPr>
            <w:r>
              <w:rPr>
                <w:rFonts w:eastAsia="Times New Roman" w:cs="Times New Roman"/>
                <w:bCs/>
                <w:i/>
                <w:color w:val="2F2F2F"/>
                <w:sz w:val="18"/>
                <w:szCs w:val="18"/>
                <w:lang w:val="en-US" w:eastAsia="en-GB"/>
              </w:rPr>
              <w:t>Requirements Overview (optional)</w:t>
            </w:r>
          </w:p>
        </w:tc>
        <w:sdt>
          <w:sdtPr>
            <w:rPr>
              <w:b/>
              <w:bCs/>
            </w:rPr>
            <w:alias w:val="please select"/>
            <w:tag w:val="please select"/>
            <w:id w:val="-1549762407"/>
            <w:placeholder>
              <w:docPart w:val="{e0281bdb-9da5-4a48-b572-9ae4a2c78fd8}"/>
            </w:placeholder>
            <w:showingPlcHdr/>
            <w:dropDownList>
              <w:listItem w:displayText="Yes" w:value="Yes"/>
              <w:listItem w:displayText="No" w:value="No"/>
            </w:dropDownList>
          </w:sdtPr>
          <w:sdtContent>
            <w:tc>
              <w:tcPr>
                <w:tcW w:w="1230" w:type="dxa"/>
              </w:tcPr>
              <w:p w:rsidR="004604BA" w:rsidRDefault="00C11DB8" w14:paraId="124826BE" w14:textId="77777777">
                <w:pPr>
                  <w:jc w:val="center"/>
                  <w:rPr>
                    <w:b/>
                  </w:rPr>
                </w:pPr>
                <w:r>
                  <w:rPr>
                    <w:rStyle w:val="PlaceholderText"/>
                  </w:rPr>
                  <w:t>Choose an item.</w:t>
                </w:r>
              </w:p>
            </w:tc>
          </w:sdtContent>
        </w:sdt>
        <w:tc>
          <w:tcPr>
            <w:tcW w:w="8084" w:type="dxa"/>
          </w:tcPr>
          <w:p w:rsidR="004604BA" w:rsidRDefault="004604BA" w14:paraId="7503001E" w14:textId="77777777">
            <w:pPr>
              <w:contextualSpacing/>
            </w:pPr>
          </w:p>
        </w:tc>
      </w:tr>
      <w:tr w:rsidR="004604BA" w:rsidTr="4D2D20CA" w14:paraId="3EDAA1B3" w14:textId="77777777">
        <w:tc>
          <w:tcPr>
            <w:tcW w:w="5995" w:type="dxa"/>
            <w:shd w:val="clear" w:color="auto" w:fill="DEEBF6"/>
          </w:tcPr>
          <w:p w:rsidR="004604BA" w:rsidRDefault="00C11DB8" w14:paraId="1C3CC140" w14:textId="77777777">
            <w:pPr>
              <w:rPr>
                <w:rFonts w:eastAsia="Times New Roman" w:cs="Times New Roman"/>
                <w:b/>
                <w:bCs/>
                <w:lang w:eastAsia="en-GB"/>
              </w:rPr>
            </w:pPr>
            <w:r>
              <w:rPr>
                <w:rFonts w:eastAsia="Times New Roman" w:cs="Times New Roman"/>
                <w:b/>
                <w:bCs/>
                <w:lang w:val="en-US" w:eastAsia="en-GB"/>
              </w:rPr>
              <w:t>Pre-Requisites</w:t>
            </w:r>
            <w:r>
              <w:rPr>
                <w:rFonts w:eastAsia="Times New Roman" w:cs="Times New Roman"/>
                <w:b/>
                <w:bCs/>
                <w:lang w:eastAsia="en-GB"/>
              </w:rPr>
              <w:t>:</w:t>
            </w:r>
          </w:p>
          <w:p w:rsidR="004604BA" w:rsidRDefault="004604BA" w14:paraId="61CE7F2D" w14:textId="77777777">
            <w:pPr>
              <w:pStyle w:val="ListParagraph"/>
              <w:ind w:left="0"/>
              <w:rPr>
                <w:rFonts w:ascii="Calibri" w:hAnsi="Calibri" w:cs="Calibri"/>
                <w:bCs/>
                <w:sz w:val="18"/>
                <w:szCs w:val="18"/>
              </w:rPr>
            </w:pPr>
          </w:p>
        </w:tc>
        <w:sdt>
          <w:sdtPr>
            <w:rPr>
              <w:b/>
              <w:bCs/>
            </w:rPr>
            <w:alias w:val="please select"/>
            <w:tag w:val="please select"/>
            <w:id w:val="1436177482"/>
            <w:placeholder>
              <w:docPart w:val="{f738ab06-61bc-4433-8812-4e0b6193abcd}"/>
            </w:placeholder>
            <w:showingPlcHdr/>
            <w:dropDownList>
              <w:listItem w:displayText="Yes" w:value="Yes"/>
              <w:listItem w:displayText="No" w:value="No"/>
            </w:dropDownList>
          </w:sdtPr>
          <w:sdtContent>
            <w:tc>
              <w:tcPr>
                <w:tcW w:w="1230" w:type="dxa"/>
              </w:tcPr>
              <w:p w:rsidR="004604BA" w:rsidRDefault="00C11DB8" w14:paraId="49F1D3C3" w14:textId="77777777">
                <w:pPr>
                  <w:jc w:val="center"/>
                  <w:rPr>
                    <w:b/>
                  </w:rPr>
                </w:pPr>
                <w:r>
                  <w:rPr>
                    <w:rStyle w:val="PlaceholderText"/>
                  </w:rPr>
                  <w:t>Choose an item.</w:t>
                </w:r>
              </w:p>
            </w:tc>
          </w:sdtContent>
        </w:sdt>
        <w:tc>
          <w:tcPr>
            <w:tcW w:w="8084" w:type="dxa"/>
          </w:tcPr>
          <w:p w:rsidR="004604BA" w:rsidRDefault="02FF6CD5" w14:paraId="5D55C7B0" w14:textId="49942372">
            <w:pPr>
              <w:contextualSpacing/>
            </w:pPr>
            <w:r>
              <w:t xml:space="preserve">Listed as </w:t>
            </w:r>
            <w:proofErr w:type="spellStart"/>
            <w:r>
              <w:t>na</w:t>
            </w:r>
            <w:proofErr w:type="spellEnd"/>
          </w:p>
        </w:tc>
      </w:tr>
      <w:tr w:rsidR="004604BA" w:rsidTr="4D2D20CA" w14:paraId="779DE71E" w14:textId="77777777">
        <w:tc>
          <w:tcPr>
            <w:tcW w:w="5995" w:type="dxa"/>
            <w:shd w:val="clear" w:color="auto" w:fill="DEEBF6"/>
          </w:tcPr>
          <w:p w:rsidR="004604BA" w:rsidRDefault="00C11DB8" w14:paraId="647A260B" w14:textId="77777777">
            <w:pPr>
              <w:rPr>
                <w:rFonts w:eastAsia="Times New Roman" w:cs="Times New Roman"/>
                <w:b/>
                <w:bCs/>
                <w:lang w:eastAsia="en-GB"/>
              </w:rPr>
            </w:pPr>
            <w:r>
              <w:rPr>
                <w:rFonts w:eastAsia="Times New Roman" w:cs="Times New Roman"/>
                <w:b/>
                <w:bCs/>
                <w:lang w:val="en-US" w:eastAsia="en-GB"/>
              </w:rPr>
              <w:t>Co-Requisites</w:t>
            </w:r>
            <w:r>
              <w:rPr>
                <w:rFonts w:eastAsia="Times New Roman" w:cs="Times New Roman"/>
                <w:b/>
                <w:bCs/>
                <w:lang w:eastAsia="en-GB"/>
              </w:rPr>
              <w:t>:</w:t>
            </w:r>
          </w:p>
          <w:p w:rsidR="004604BA" w:rsidRDefault="004604BA" w14:paraId="3D1261EB" w14:textId="77777777">
            <w:pPr>
              <w:pStyle w:val="ListParagraph"/>
              <w:ind w:left="0"/>
              <w:rPr>
                <w:rFonts w:eastAsia="Times New Roman" w:cs="Times New Roman"/>
                <w:i/>
                <w:iCs/>
                <w:color w:val="2F2F2F"/>
                <w:sz w:val="18"/>
                <w:szCs w:val="18"/>
                <w:lang w:eastAsia="en-GB"/>
              </w:rPr>
            </w:pPr>
          </w:p>
        </w:tc>
        <w:sdt>
          <w:sdtPr>
            <w:rPr>
              <w:b/>
              <w:bCs/>
            </w:rPr>
            <w:alias w:val="please select"/>
            <w:tag w:val="please select"/>
            <w:id w:val="583723156"/>
            <w:placeholder>
              <w:docPart w:val="{6920e43b-21d0-4a1e-9166-8ffe36a408e0}"/>
            </w:placeholder>
            <w:showingPlcHdr/>
            <w:dropDownList>
              <w:listItem w:displayText="Yes" w:value="Yes"/>
              <w:listItem w:displayText="No" w:value="No"/>
            </w:dropDownList>
          </w:sdtPr>
          <w:sdtContent>
            <w:tc>
              <w:tcPr>
                <w:tcW w:w="1230" w:type="dxa"/>
              </w:tcPr>
              <w:p w:rsidR="004604BA" w:rsidRDefault="00C11DB8" w14:paraId="054339C2" w14:textId="77777777">
                <w:pPr>
                  <w:jc w:val="center"/>
                  <w:rPr>
                    <w:b/>
                  </w:rPr>
                </w:pPr>
                <w:r>
                  <w:rPr>
                    <w:rStyle w:val="PlaceholderText"/>
                  </w:rPr>
                  <w:t>Choose an item.</w:t>
                </w:r>
              </w:p>
            </w:tc>
          </w:sdtContent>
        </w:sdt>
        <w:tc>
          <w:tcPr>
            <w:tcW w:w="8084" w:type="dxa"/>
          </w:tcPr>
          <w:p w:rsidR="004604BA" w:rsidRDefault="4CC5AC14" w14:paraId="7F0B8297" w14:textId="6CD44467">
            <w:pPr>
              <w:contextualSpacing/>
            </w:pPr>
            <w:r>
              <w:t xml:space="preserve">Listed as </w:t>
            </w:r>
            <w:proofErr w:type="spellStart"/>
            <w:r>
              <w:t>na</w:t>
            </w:r>
            <w:proofErr w:type="spellEnd"/>
          </w:p>
        </w:tc>
      </w:tr>
      <w:tr w:rsidR="004604BA" w:rsidTr="4D2D20CA" w14:paraId="347393EC" w14:textId="77777777">
        <w:tc>
          <w:tcPr>
            <w:tcW w:w="5995" w:type="dxa"/>
            <w:shd w:val="clear" w:color="auto" w:fill="DEEBF6"/>
          </w:tcPr>
          <w:p w:rsidR="004604BA" w:rsidRDefault="00C11DB8" w14:paraId="7FB86B4C" w14:textId="77777777">
            <w:pPr>
              <w:rPr>
                <w:rFonts w:eastAsia="Times New Roman" w:cs="Times New Roman"/>
                <w:b/>
                <w:bCs/>
                <w:color w:val="2F2F2F"/>
                <w:lang w:val="en-US" w:eastAsia="en-GB"/>
              </w:rPr>
            </w:pPr>
            <w:r>
              <w:rPr>
                <w:rFonts w:eastAsia="Times New Roman" w:cs="Times New Roman"/>
                <w:b/>
                <w:bCs/>
                <w:lang w:val="en-US" w:eastAsia="en-GB"/>
              </w:rPr>
              <w:lastRenderedPageBreak/>
              <w:t>Barred Combinations:</w:t>
            </w:r>
          </w:p>
          <w:p w:rsidR="004604BA" w:rsidRDefault="004604BA" w14:paraId="60F9371F" w14:textId="77777777">
            <w:pPr>
              <w:rPr>
                <w:rFonts w:eastAsia="Times New Roman" w:cs="Times New Roman"/>
                <w:b/>
                <w:bCs/>
                <w:lang w:eastAsia="en-GB"/>
              </w:rPr>
            </w:pPr>
          </w:p>
        </w:tc>
        <w:sdt>
          <w:sdtPr>
            <w:rPr>
              <w:b/>
              <w:bCs/>
            </w:rPr>
            <w:alias w:val="please select"/>
            <w:tag w:val="please select"/>
            <w:id w:val="-225380516"/>
            <w:placeholder>
              <w:docPart w:val="{ed5c2888-6da5-4d82-ae26-9ae67be210d5}"/>
            </w:placeholder>
            <w:showingPlcHdr/>
            <w:dropDownList>
              <w:listItem w:displayText="Yes" w:value="Yes"/>
              <w:listItem w:displayText="No" w:value="No"/>
            </w:dropDownList>
          </w:sdtPr>
          <w:sdtContent>
            <w:tc>
              <w:tcPr>
                <w:tcW w:w="1230" w:type="dxa"/>
              </w:tcPr>
              <w:p w:rsidR="004604BA" w:rsidRDefault="00C11DB8" w14:paraId="53C48B7C" w14:textId="77777777">
                <w:pPr>
                  <w:jc w:val="center"/>
                  <w:rPr>
                    <w:b/>
                  </w:rPr>
                </w:pPr>
                <w:r>
                  <w:rPr>
                    <w:rStyle w:val="PlaceholderText"/>
                  </w:rPr>
                  <w:t>Choose an item.</w:t>
                </w:r>
              </w:p>
            </w:tc>
          </w:sdtContent>
        </w:sdt>
        <w:tc>
          <w:tcPr>
            <w:tcW w:w="8084" w:type="dxa"/>
          </w:tcPr>
          <w:p w:rsidR="004604BA" w:rsidRDefault="004604BA" w14:paraId="3627EB1D" w14:textId="77777777">
            <w:pPr>
              <w:contextualSpacing/>
            </w:pPr>
          </w:p>
        </w:tc>
      </w:tr>
    </w:tbl>
    <w:p w:rsidR="004604BA" w:rsidRDefault="004604BA" w14:paraId="50FE9D26" w14:textId="77777777">
      <w:pPr>
        <w:rPr>
          <w:b/>
        </w:rPr>
      </w:pPr>
    </w:p>
    <w:p w:rsidR="004604BA" w:rsidRDefault="00C11DB8" w14:paraId="52DFA188" w14:textId="77777777">
      <w:pPr>
        <w:spacing w:after="120" w:line="259" w:lineRule="auto"/>
        <w:ind w:left="567" w:hanging="567"/>
        <w:rPr>
          <w:sz w:val="28"/>
          <w:szCs w:val="28"/>
          <w:u w:val="single"/>
        </w:rPr>
      </w:pPr>
      <w:r>
        <w:rPr>
          <w:b/>
          <w:sz w:val="28"/>
          <w:szCs w:val="28"/>
          <w:u w:val="single"/>
        </w:rPr>
        <w:t>Assessments</w:t>
      </w:r>
    </w:p>
    <w:tbl>
      <w:tblPr>
        <w:tblStyle w:val="TableGrid"/>
        <w:tblW w:w="15446" w:type="dxa"/>
        <w:tblLook w:val="04A0" w:firstRow="1" w:lastRow="0" w:firstColumn="1" w:lastColumn="0" w:noHBand="0" w:noVBand="1"/>
      </w:tblPr>
      <w:tblGrid>
        <w:gridCol w:w="6189"/>
        <w:gridCol w:w="1036"/>
        <w:gridCol w:w="8221"/>
      </w:tblGrid>
      <w:tr w:rsidR="004604BA" w:rsidTr="3A7ED792" w14:paraId="10DBBFE0" w14:textId="77777777">
        <w:tc>
          <w:tcPr>
            <w:tcW w:w="6189" w:type="dxa"/>
            <w:shd w:val="clear" w:color="auto" w:fill="FFFFCD"/>
            <w:tcMar/>
          </w:tcPr>
          <w:p w:rsidR="004604BA" w:rsidRDefault="00C11DB8" w14:paraId="6844B95E" w14:textId="77777777">
            <w:pPr>
              <w:numPr>
                <w:ilvl w:val="0"/>
                <w:numId w:val="3"/>
              </w:numPr>
              <w:rPr>
                <w:rFonts w:cs="Calibri"/>
                <w:b/>
                <w:sz w:val="28"/>
                <w:szCs w:val="28"/>
              </w:rPr>
            </w:pPr>
            <w:r>
              <w:rPr>
                <w:rFonts w:cs="Calibri"/>
                <w:b/>
                <w:sz w:val="28"/>
                <w:szCs w:val="28"/>
              </w:rPr>
              <w:t xml:space="preserve"> ASSESSMENTS TAB</w:t>
            </w:r>
          </w:p>
        </w:tc>
        <w:tc>
          <w:tcPr>
            <w:tcW w:w="1036" w:type="dxa"/>
            <w:shd w:val="clear" w:color="auto" w:fill="FFFFCD"/>
            <w:tcMar/>
          </w:tcPr>
          <w:p w:rsidR="004604BA" w:rsidRDefault="00C11DB8" w14:paraId="2F88389F" w14:textId="77777777">
            <w:pPr>
              <w:jc w:val="center"/>
            </w:pPr>
            <w:r>
              <w:rPr>
                <w:b/>
              </w:rPr>
              <w:t>Yes/No</w:t>
            </w:r>
          </w:p>
        </w:tc>
        <w:tc>
          <w:tcPr>
            <w:tcW w:w="8221" w:type="dxa"/>
            <w:shd w:val="clear" w:color="auto" w:fill="FFFFCD"/>
            <w:tcMar/>
          </w:tcPr>
          <w:p w:rsidR="004604BA" w:rsidRDefault="00C11DB8" w14:paraId="17F0EDB4" w14:textId="77777777">
            <w:pPr>
              <w:contextualSpacing/>
              <w:rPr>
                <w:color w:val="000000" w:themeColor="text1"/>
              </w:rPr>
            </w:pPr>
            <w:r>
              <w:rPr>
                <w:b/>
              </w:rPr>
              <w:t>Additional comments if applicable</w:t>
            </w:r>
          </w:p>
        </w:tc>
      </w:tr>
      <w:tr w:rsidR="004604BA" w:rsidTr="3A7ED792" w14:paraId="1FE7AE92" w14:textId="77777777">
        <w:tc>
          <w:tcPr>
            <w:tcW w:w="6189" w:type="dxa"/>
            <w:shd w:val="clear" w:color="auto" w:fill="DEEBF6"/>
            <w:tcMar/>
          </w:tcPr>
          <w:p w:rsidR="004604BA" w:rsidRDefault="00C11DB8" w14:paraId="595CB1AA" w14:textId="77777777">
            <w:pPr>
              <w:rPr>
                <w:rFonts w:cs="Calibri"/>
                <w:b/>
              </w:rPr>
            </w:pPr>
            <w:r>
              <w:rPr>
                <w:rFonts w:cs="Calibri"/>
                <w:b/>
              </w:rPr>
              <w:t>Assessment title, method and type appropriate?</w:t>
            </w:r>
          </w:p>
          <w:p w:rsidR="004604BA" w:rsidP="27ED7DDC" w:rsidRDefault="00C11DB8" w14:paraId="5418B6ED" w14:textId="15A1D823">
            <w:pPr>
              <w:pStyle w:val="ListParagraph"/>
              <w:numPr>
                <w:ilvl w:val="0"/>
                <w:numId w:val="1"/>
              </w:numPr>
              <w:rPr>
                <w:rFonts w:cs="Calibri"/>
                <w:i/>
                <w:iCs/>
              </w:rPr>
            </w:pPr>
            <w:r w:rsidRPr="27ED7DDC">
              <w:rPr>
                <w:rFonts w:cs="Calibri"/>
                <w:i/>
                <w:iCs/>
              </w:rPr>
              <w:t>Is this the detail concise to the information contained within the assessment strategy (Details tab)?</w:t>
            </w:r>
          </w:p>
          <w:p w:rsidR="2CB2A0AF" w:rsidP="27ED7DDC" w:rsidRDefault="2CB2A0AF" w14:paraId="36604854" w14:textId="330FCABC">
            <w:pPr>
              <w:pStyle w:val="TableParagraph"/>
              <w:numPr>
                <w:ilvl w:val="0"/>
                <w:numId w:val="1"/>
              </w:numPr>
              <w:spacing w:before="0"/>
              <w:ind w:right="79"/>
              <w:rPr>
                <w:i/>
                <w:iCs/>
                <w:lang w:val="en-GB"/>
              </w:rPr>
            </w:pPr>
            <w:r w:rsidRPr="27ED7DDC">
              <w:rPr>
                <w:i/>
                <w:iCs/>
                <w:lang w:val="en-GB"/>
              </w:rPr>
              <w:t>There can only be 1 SAS managed exam per module.</w:t>
            </w:r>
          </w:p>
          <w:p w:rsidR="004604BA" w:rsidRDefault="004604BA" w14:paraId="532E78B7" w14:textId="77777777">
            <w:pPr>
              <w:rPr>
                <w:rFonts w:cs="Calibri"/>
                <w:bCs/>
                <w:i/>
                <w:iCs/>
              </w:rPr>
            </w:pPr>
          </w:p>
        </w:tc>
        <w:sdt>
          <w:sdtPr>
            <w:id w:val="136616459"/>
            <w:placeholder>
              <w:docPart w:val="DefaultPlaceholder_-1854013439"/>
            </w:placeholder>
            <w:dropDownList>
              <w:listItem w:displayText="yes" w:value="yes"/>
              <w:listItem w:displayText="no" w:value="no"/>
            </w:dropDownList>
          </w:sdtPr>
          <w:sdtContent>
            <w:tc>
              <w:tcPr>
                <w:tcW w:w="1036" w:type="dxa"/>
                <w:tcMar/>
              </w:tcPr>
              <w:p w:rsidR="004604BA" w:rsidRDefault="058EA77F" w14:paraId="38D9DD6C" w14:textId="1611C8A3">
                <w:pPr>
                  <w:jc w:val="center"/>
                </w:pPr>
                <w:r>
                  <w:t>yes</w:t>
                </w:r>
              </w:p>
            </w:tc>
          </w:sdtContent>
        </w:sdt>
        <w:tc>
          <w:tcPr>
            <w:tcW w:w="8221" w:type="dxa"/>
            <w:tcMar/>
          </w:tcPr>
          <w:p w:rsidR="004604BA" w:rsidRDefault="004604BA" w14:paraId="19104304" w14:textId="77777777">
            <w:pPr>
              <w:rPr>
                <w:color w:val="000000" w:themeColor="text1"/>
              </w:rPr>
            </w:pPr>
          </w:p>
        </w:tc>
      </w:tr>
      <w:tr w:rsidR="004604BA" w:rsidTr="3A7ED792" w14:paraId="16CC006C" w14:textId="77777777">
        <w:tc>
          <w:tcPr>
            <w:tcW w:w="6189" w:type="dxa"/>
            <w:shd w:val="clear" w:color="auto" w:fill="DEEBF6"/>
            <w:tcMar/>
          </w:tcPr>
          <w:p w:rsidR="004604BA" w:rsidRDefault="00C11DB8" w14:paraId="1620E0C5" w14:textId="77777777">
            <w:pPr>
              <w:rPr>
                <w:rFonts w:cs="Calibri"/>
                <w:b/>
              </w:rPr>
            </w:pPr>
            <w:r>
              <w:rPr>
                <w:rFonts w:cs="Calibri"/>
                <w:b/>
              </w:rPr>
              <w:t>Description</w:t>
            </w:r>
          </w:p>
          <w:p w:rsidR="004604BA" w:rsidRDefault="00C11DB8" w14:paraId="065BB538" w14:textId="77777777">
            <w:pPr>
              <w:rPr>
                <w:rFonts w:cs="Calibri"/>
                <w:bCs/>
                <w:i/>
                <w:iCs/>
              </w:rPr>
            </w:pPr>
            <w:r>
              <w:rPr>
                <w:rFonts w:cs="Calibri"/>
                <w:bCs/>
                <w:i/>
                <w:iCs/>
              </w:rPr>
              <w:t>Has the description been completed with enough information?</w:t>
            </w:r>
          </w:p>
          <w:p w:rsidR="004604BA" w:rsidRDefault="004604BA" w14:paraId="0743DC0C" w14:textId="77777777">
            <w:pPr>
              <w:rPr>
                <w:rFonts w:cs="Calibri"/>
                <w:bCs/>
                <w:i/>
                <w:iCs/>
              </w:rPr>
            </w:pPr>
          </w:p>
        </w:tc>
        <w:sdt>
          <w:sdtPr>
            <w:rPr>
              <w:b/>
              <w:bCs/>
            </w:rPr>
            <w:id w:val="551663549"/>
            <w:placeholder>
              <w:docPart w:val="DefaultPlaceholder_-1854013439"/>
            </w:placeholder>
            <w:dropDownList>
              <w:listItem w:displayText="yes" w:value="yes"/>
              <w:listItem w:displayText="no" w:value="no"/>
            </w:dropDownList>
          </w:sdtPr>
          <w:sdtContent>
            <w:tc>
              <w:tcPr>
                <w:tcW w:w="1036" w:type="dxa"/>
                <w:tcMar/>
              </w:tcPr>
              <w:p w:rsidR="004604BA" w:rsidP="4D2D20CA" w:rsidRDefault="2B0AE77C" w14:paraId="515D5C66" w14:textId="08566787">
                <w:pPr>
                  <w:jc w:val="center"/>
                  <w:rPr>
                    <w:b/>
                    <w:bCs/>
                  </w:rPr>
                </w:pPr>
                <w:r w:rsidRPr="4D2D20CA">
                  <w:rPr>
                    <w:b/>
                    <w:bCs/>
                  </w:rPr>
                  <w:t>yes</w:t>
                </w:r>
              </w:p>
            </w:tc>
          </w:sdtContent>
          <w:sdtEndPr>
            <w:rPr>
              <w:b w:val="1"/>
              <w:bCs w:val="1"/>
            </w:rPr>
          </w:sdtEndPr>
        </w:sdt>
        <w:tc>
          <w:tcPr>
            <w:tcW w:w="8221" w:type="dxa"/>
            <w:tcMar/>
          </w:tcPr>
          <w:p w:rsidR="004604BA" w:rsidRDefault="004604BA" w14:paraId="05AE9D0F" w14:textId="77777777">
            <w:pPr>
              <w:rPr>
                <w:color w:val="000000" w:themeColor="text1"/>
              </w:rPr>
            </w:pPr>
          </w:p>
        </w:tc>
      </w:tr>
      <w:tr w:rsidR="004604BA" w:rsidTr="3A7ED792" w14:paraId="2543E9CE" w14:textId="77777777">
        <w:tc>
          <w:tcPr>
            <w:tcW w:w="6189" w:type="dxa"/>
            <w:shd w:val="clear" w:color="auto" w:fill="DEEBF6"/>
            <w:tcMar/>
          </w:tcPr>
          <w:p w:rsidR="004604BA" w:rsidRDefault="00C11DB8" w14:paraId="2B38FD03" w14:textId="77777777">
            <w:pPr>
              <w:rPr>
                <w:rFonts w:cs="Calibri"/>
                <w:b/>
              </w:rPr>
            </w:pPr>
            <w:r>
              <w:rPr>
                <w:rFonts w:cs="Calibri"/>
                <w:b/>
              </w:rPr>
              <w:t>Are the assessments appropriate for the learning outcomes and skills tested in the module?</w:t>
            </w:r>
          </w:p>
          <w:p w:rsidR="004604BA" w:rsidRDefault="004604BA" w14:paraId="444F2465" w14:textId="77777777">
            <w:pPr>
              <w:rPr>
                <w:rFonts w:cs="Calibri"/>
                <w:b/>
              </w:rPr>
            </w:pPr>
          </w:p>
        </w:tc>
        <w:sdt>
          <w:sdtPr>
            <w:id w:val="-1877235777"/>
            <w:placeholder>
              <w:docPart w:val="DefaultPlaceholder_-1854013439"/>
            </w:placeholder>
            <w:dropDownList>
              <w:listItem w:displayText="yes" w:value="yes"/>
              <w:listItem w:displayText="no" w:value="no"/>
            </w:dropDownList>
          </w:sdtPr>
          <w:sdtContent>
            <w:tc>
              <w:tcPr>
                <w:tcW w:w="1036" w:type="dxa"/>
                <w:tcMar/>
              </w:tcPr>
              <w:p w:rsidR="004604BA" w:rsidRDefault="1F4EA557" w14:paraId="2B341B66" w14:textId="4164BD59">
                <w:pPr>
                  <w:jc w:val="center"/>
                </w:pPr>
                <w:r>
                  <w:t>yes</w:t>
                </w:r>
              </w:p>
            </w:tc>
          </w:sdtContent>
        </w:sdt>
        <w:tc>
          <w:tcPr>
            <w:tcW w:w="8221" w:type="dxa"/>
            <w:tcMar/>
          </w:tcPr>
          <w:p w:rsidR="004604BA" w:rsidRDefault="004604BA" w14:paraId="090BD054" w14:textId="77777777">
            <w:pPr>
              <w:rPr>
                <w:color w:val="000000" w:themeColor="text1"/>
              </w:rPr>
            </w:pPr>
          </w:p>
        </w:tc>
      </w:tr>
      <w:tr w:rsidR="004604BA" w:rsidTr="3A7ED792" w14:paraId="0630726A" w14:textId="77777777">
        <w:tc>
          <w:tcPr>
            <w:tcW w:w="6189" w:type="dxa"/>
            <w:shd w:val="clear" w:color="auto" w:fill="DEEBF6"/>
            <w:tcMar/>
          </w:tcPr>
          <w:p w:rsidR="004604BA" w:rsidRDefault="00C11DB8" w14:paraId="396D3BA9" w14:textId="77777777">
            <w:pPr>
              <w:rPr>
                <w:rFonts w:cs="Calibri"/>
                <w:b/>
              </w:rPr>
            </w:pPr>
            <w:r>
              <w:rPr>
                <w:rFonts w:cs="Calibri"/>
                <w:b/>
              </w:rPr>
              <w:t>Is the assessment burden appropriate for the credit value of the module?</w:t>
            </w:r>
          </w:p>
          <w:p w:rsidR="004604BA" w:rsidRDefault="004604BA" w14:paraId="2E96823C" w14:textId="77777777">
            <w:pPr>
              <w:rPr>
                <w:rFonts w:cs="Calibri"/>
                <w:b/>
              </w:rPr>
            </w:pPr>
          </w:p>
        </w:tc>
        <w:sdt>
          <w:sdtPr>
            <w:rPr>
              <w:b/>
              <w:bCs/>
            </w:rPr>
            <w:id w:val="1700120547"/>
            <w:placeholder>
              <w:docPart w:val="DefaultPlaceholder_-1854013439"/>
            </w:placeholder>
            <w:dropDownList>
              <w:listItem w:displayText="yes" w:value="yes"/>
              <w:listItem w:displayText="no" w:value="no"/>
            </w:dropDownList>
          </w:sdtPr>
          <w:sdtContent>
            <w:tc>
              <w:tcPr>
                <w:tcW w:w="1036" w:type="dxa"/>
                <w:tcMar/>
              </w:tcPr>
              <w:p w:rsidR="004604BA" w:rsidP="4D2D20CA" w:rsidRDefault="31A05947" w14:paraId="5F0F0858" w14:textId="0233A4D6">
                <w:pPr>
                  <w:jc w:val="center"/>
                  <w:rPr>
                    <w:b/>
                    <w:bCs/>
                  </w:rPr>
                </w:pPr>
                <w:r w:rsidRPr="4D2D20CA">
                  <w:rPr>
                    <w:b/>
                    <w:bCs/>
                  </w:rPr>
                  <w:t>no</w:t>
                </w:r>
              </w:p>
            </w:tc>
          </w:sdtContent>
          <w:sdtEndPr>
            <w:rPr>
              <w:b w:val="1"/>
              <w:bCs w:val="1"/>
            </w:rPr>
          </w:sdtEndPr>
        </w:sdt>
        <w:tc>
          <w:tcPr>
            <w:tcW w:w="8221" w:type="dxa"/>
            <w:tcMar/>
          </w:tcPr>
          <w:p w:rsidR="004604BA" w:rsidP="4D2D20CA" w:rsidRDefault="31A05947" w14:paraId="57A1B4AA" w14:textId="57085D2C">
            <w:pPr>
              <w:rPr>
                <w:color w:val="000000" w:themeColor="text1"/>
              </w:rPr>
            </w:pPr>
            <w:r w:rsidRPr="4D2D20CA">
              <w:rPr>
                <w:color w:val="000000" w:themeColor="text1"/>
              </w:rPr>
              <w:t xml:space="preserve">A </w:t>
            </w:r>
            <w:proofErr w:type="gramStart"/>
            <w:r w:rsidRPr="4D2D20CA">
              <w:rPr>
                <w:color w:val="000000" w:themeColor="text1"/>
              </w:rPr>
              <w:t>2000 word</w:t>
            </w:r>
            <w:proofErr w:type="gramEnd"/>
            <w:r w:rsidRPr="4D2D20CA">
              <w:rPr>
                <w:color w:val="000000" w:themeColor="text1"/>
              </w:rPr>
              <w:t xml:space="preserve"> report – 40%</w:t>
            </w:r>
          </w:p>
          <w:p w:rsidR="004604BA" w:rsidP="4D2D20CA" w:rsidRDefault="1EB38BA4" w14:paraId="525F7445" w14:textId="3C03C49C">
            <w:pPr>
              <w:rPr>
                <w:color w:val="000000" w:themeColor="text1"/>
              </w:rPr>
            </w:pPr>
            <w:r w:rsidRPr="4D2D20CA">
              <w:rPr>
                <w:color w:val="000000" w:themeColor="text1"/>
              </w:rPr>
              <w:t xml:space="preserve">2 hr </w:t>
            </w:r>
            <w:r w:rsidRPr="4D2D20CA" w:rsidR="31A05947">
              <w:rPr>
                <w:color w:val="000000" w:themeColor="text1"/>
              </w:rPr>
              <w:t>Exam = 30%</w:t>
            </w:r>
          </w:p>
          <w:p w:rsidR="004604BA" w:rsidP="4D2D20CA" w:rsidRDefault="31A05947" w14:paraId="2B38F7F0" w14:textId="14F9DA84">
            <w:pPr>
              <w:rPr>
                <w:color w:val="000000" w:themeColor="text1"/>
              </w:rPr>
            </w:pPr>
            <w:r w:rsidRPr="4D2D20CA">
              <w:rPr>
                <w:color w:val="000000" w:themeColor="text1"/>
              </w:rPr>
              <w:t>Presentation = 30%</w:t>
            </w:r>
          </w:p>
          <w:p w:rsidR="004604BA" w:rsidP="4D2D20CA" w:rsidRDefault="35D109B1" w14:paraId="6145784F" w14:textId="4E94D142">
            <w:pPr>
              <w:rPr>
                <w:color w:val="000000" w:themeColor="text1"/>
              </w:rPr>
            </w:pPr>
            <w:r w:rsidRPr="3A7ED792" w:rsidR="053FE8E4">
              <w:rPr>
                <w:color w:val="000000" w:themeColor="text1" w:themeTint="FF" w:themeShade="FF"/>
              </w:rPr>
              <w:t xml:space="preserve">Other modules within the </w:t>
            </w:r>
            <w:r w:rsidRPr="3A7ED792" w:rsidR="053FE8E4">
              <w:rPr>
                <w:color w:val="000000" w:themeColor="text1" w:themeTint="FF" w:themeShade="FF"/>
              </w:rPr>
              <w:t>School</w:t>
            </w:r>
            <w:r w:rsidRPr="3A7ED792" w:rsidR="053FE8E4">
              <w:rPr>
                <w:color w:val="000000" w:themeColor="text1" w:themeTint="FF" w:themeShade="FF"/>
              </w:rPr>
              <w:t xml:space="preserve"> have adopted a lower word count for the assessments</w:t>
            </w:r>
            <w:r w:rsidRPr="3A7ED792" w:rsidR="5579B56C">
              <w:rPr>
                <w:color w:val="000000" w:themeColor="text1" w:themeTint="FF" w:themeShade="FF"/>
              </w:rPr>
              <w:t xml:space="preserve"> of ~3000</w:t>
            </w:r>
            <w:r>
              <w:br/>
            </w:r>
            <w:r>
              <w:br/>
            </w:r>
          </w:p>
          <w:p w:rsidR="004604BA" w:rsidP="3A7ED792" w:rsidRDefault="31A05947" w14:noSpellErr="1" w14:paraId="07D3EC0A" w14:textId="49196A90">
            <w:pPr>
              <w:rPr>
                <w:color w:val="000000" w:themeColor="text1" w:themeTint="FF" w:themeShade="FF"/>
              </w:rPr>
            </w:pPr>
            <w:r w:rsidRPr="3A7ED792" w:rsidR="464A6DCF">
              <w:rPr>
                <w:color w:val="000000" w:themeColor="text1" w:themeTint="FF" w:themeShade="FF"/>
              </w:rPr>
              <w:t xml:space="preserve">Given all 3 assessments meet all 3 LOs. Do you therefore </w:t>
            </w:r>
            <w:r w:rsidRPr="3A7ED792" w:rsidR="464A6DCF">
              <w:rPr>
                <w:color w:val="000000" w:themeColor="text1" w:themeTint="FF" w:themeShade="FF"/>
              </w:rPr>
              <w:t>require</w:t>
            </w:r>
            <w:r w:rsidRPr="3A7ED792" w:rsidR="464A6DCF">
              <w:rPr>
                <w:color w:val="000000" w:themeColor="text1" w:themeTint="FF" w:themeShade="FF"/>
              </w:rPr>
              <w:t xml:space="preserve"> all three assessments?</w:t>
            </w:r>
          </w:p>
          <w:p w:rsidR="004604BA" w:rsidP="3A7ED792" w:rsidRDefault="31A05947" w14:paraId="2A1E230A" w14:textId="0D90B8BD">
            <w:pPr>
              <w:rPr>
                <w:color w:val="000000" w:themeColor="text1" w:themeTint="FF" w:themeShade="FF"/>
              </w:rPr>
            </w:pPr>
          </w:p>
          <w:p w:rsidR="004604BA" w:rsidP="3A7ED792" w:rsidRDefault="31A05947" w14:paraId="06DF4522" w14:textId="5A1CD931">
            <w:pPr>
              <w:rPr>
                <w:color w:val="C00000"/>
              </w:rPr>
            </w:pPr>
            <w:r w:rsidRPr="3A7ED792" w:rsidR="4701A9B0">
              <w:rPr>
                <w:color w:val="000000" w:themeColor="text1" w:themeTint="FF" w:themeShade="FF"/>
              </w:rPr>
              <w:t>Update to:</w:t>
            </w:r>
            <w:r>
              <w:br/>
            </w:r>
            <w:r w:rsidRPr="3A7ED792" w:rsidR="6ABE70CF">
              <w:rPr>
                <w:color w:val="C00000"/>
              </w:rPr>
              <w:t>1) Computational Portfolio – 60%</w:t>
            </w:r>
          </w:p>
          <w:p w:rsidR="004604BA" w:rsidP="3A7ED792" w:rsidRDefault="31A05947" w14:paraId="5EBFFBEC" w14:textId="06CAE6E6">
            <w:pPr>
              <w:rPr>
                <w:color w:val="C00000" w:themeColor="text1"/>
              </w:rPr>
            </w:pPr>
            <w:r w:rsidRPr="3A7ED792" w:rsidR="6ABE70CF">
              <w:rPr>
                <w:color w:val="C00000"/>
              </w:rPr>
              <w:t>2) Digital Case Study – 40%</w:t>
            </w:r>
          </w:p>
        </w:tc>
      </w:tr>
      <w:tr w:rsidR="004604BA" w:rsidTr="3A7ED792" w14:paraId="22421E03" w14:textId="77777777">
        <w:tc>
          <w:tcPr>
            <w:tcW w:w="6189" w:type="dxa"/>
            <w:shd w:val="clear" w:color="auto" w:fill="DEEBF6"/>
            <w:tcMar/>
          </w:tcPr>
          <w:p w:rsidR="004604BA" w:rsidRDefault="00C11DB8" w14:paraId="0BA212A5" w14:textId="77777777">
            <w:pPr>
              <w:rPr>
                <w:b/>
              </w:rPr>
            </w:pPr>
            <w:r>
              <w:rPr>
                <w:rFonts w:cs="Calibri"/>
                <w:b/>
              </w:rPr>
              <w:t>Are the assessments appropriate for the level?</w:t>
            </w:r>
          </w:p>
        </w:tc>
        <w:sdt>
          <w:sdtPr>
            <w:rPr>
              <w:b/>
              <w:bCs/>
            </w:rPr>
            <w:id w:val="-891806539"/>
            <w:placeholder>
              <w:docPart w:val="C124D6CC98B845F181B4D1EE0D9E389D"/>
            </w:placeholder>
            <w:dropDownList>
              <w:listItem w:displayText="yes" w:value="yes"/>
              <w:listItem w:displayText="no" w:value="no"/>
            </w:dropDownList>
          </w:sdtPr>
          <w:sdtContent>
            <w:tc>
              <w:tcPr>
                <w:tcW w:w="1036" w:type="dxa"/>
                <w:tcMar/>
              </w:tcPr>
              <w:p w:rsidR="004604BA" w:rsidRDefault="5BF153B9" w14:paraId="63B1F804" w14:textId="6840AF1A">
                <w:pPr>
                  <w:jc w:val="center"/>
                </w:pPr>
                <w:r w:rsidRPr="4D2D20CA">
                  <w:rPr>
                    <w:b/>
                    <w:bCs/>
                  </w:rPr>
                  <w:t>yes</w:t>
                </w:r>
              </w:p>
            </w:tc>
          </w:sdtContent>
          <w:sdtEndPr>
            <w:rPr>
              <w:b w:val="1"/>
              <w:bCs w:val="1"/>
            </w:rPr>
          </w:sdtEndPr>
        </w:sdt>
        <w:tc>
          <w:tcPr>
            <w:tcW w:w="8221" w:type="dxa"/>
            <w:tcMar/>
          </w:tcPr>
          <w:p w:rsidR="004604BA" w:rsidRDefault="004604BA" w14:paraId="3D849482" w14:textId="77777777">
            <w:pPr>
              <w:rPr>
                <w:color w:val="000000" w:themeColor="text1"/>
              </w:rPr>
            </w:pPr>
          </w:p>
        </w:tc>
      </w:tr>
      <w:tr w:rsidR="004604BA" w:rsidTr="3A7ED792" w14:paraId="23E0E5A5" w14:textId="77777777">
        <w:tc>
          <w:tcPr>
            <w:tcW w:w="6189" w:type="dxa"/>
            <w:shd w:val="clear" w:color="auto" w:fill="DEEBF6"/>
            <w:tcMar/>
          </w:tcPr>
          <w:p w:rsidR="004604BA" w:rsidRDefault="00C11DB8" w14:paraId="5D862A50" w14:textId="77777777">
            <w:pPr>
              <w:rPr>
                <w:rFonts w:ascii="Calibri" w:hAnsi="Calibri" w:cs="Calibri"/>
                <w:b/>
              </w:rPr>
            </w:pPr>
            <w:r>
              <w:rPr>
                <w:rFonts w:ascii="Calibri" w:hAnsi="Calibri" w:cs="Calibri"/>
                <w:b/>
              </w:rPr>
              <w:t>Are the pass marks and weighting of the assessments appropriate?</w:t>
            </w:r>
          </w:p>
          <w:p w:rsidR="004604BA" w:rsidRDefault="004604BA" w14:paraId="7F121500" w14:textId="77777777">
            <w:pPr>
              <w:rPr>
                <w:rFonts w:ascii="Calibri" w:hAnsi="Calibri" w:cs="Calibri"/>
                <w:b/>
              </w:rPr>
            </w:pPr>
          </w:p>
        </w:tc>
        <w:sdt>
          <w:sdtPr>
            <w:rPr>
              <w:b/>
              <w:bCs/>
            </w:rPr>
            <w:id w:val="752470649"/>
            <w:placeholder>
              <w:docPart w:val="C49C2A5233FA4CE4912C55D0D11D7A64"/>
            </w:placeholder>
            <w:dropDownList>
              <w:listItem w:displayText="yes" w:value="yes"/>
              <w:listItem w:displayText="no" w:value="no"/>
            </w:dropDownList>
          </w:sdtPr>
          <w:sdtContent>
            <w:tc>
              <w:tcPr>
                <w:tcW w:w="1036" w:type="dxa"/>
                <w:tcMar/>
              </w:tcPr>
              <w:p w:rsidR="004604BA" w:rsidP="4D2D20CA" w:rsidRDefault="4CAEAFA7" w14:paraId="73BCAE50" w14:textId="6165AD03">
                <w:pPr>
                  <w:jc w:val="center"/>
                  <w:rPr>
                    <w:b/>
                    <w:bCs/>
                  </w:rPr>
                </w:pPr>
                <w:r w:rsidRPr="4D2D20CA">
                  <w:rPr>
                    <w:b/>
                    <w:bCs/>
                  </w:rPr>
                  <w:t>no</w:t>
                </w:r>
              </w:p>
            </w:tc>
          </w:sdtContent>
          <w:sdtEndPr>
            <w:rPr>
              <w:b w:val="1"/>
              <w:bCs w:val="1"/>
            </w:rPr>
          </w:sdtEndPr>
        </w:sdt>
        <w:tc>
          <w:tcPr>
            <w:tcW w:w="8221" w:type="dxa"/>
            <w:tcMar/>
          </w:tcPr>
          <w:p w:rsidR="004604BA" w:rsidP="3A7ED792" w:rsidRDefault="4CAEAFA7" w14:noSpellErr="1" w14:paraId="7DD2137C" w14:textId="2641B951">
            <w:pPr>
              <w:rPr>
                <w:color w:val="000000" w:themeColor="text1" w:themeTint="FF" w:themeShade="FF"/>
              </w:rPr>
            </w:pPr>
            <w:r w:rsidRPr="3A7ED792" w:rsidR="3A71DD10">
              <w:rPr>
                <w:color w:val="000000" w:themeColor="text1" w:themeTint="FF" w:themeShade="FF"/>
              </w:rPr>
              <w:t>Pass mark set at 50% - should be 40% for UG modules</w:t>
            </w:r>
          </w:p>
          <w:p w:rsidR="004604BA" w:rsidP="3A7ED792" w:rsidRDefault="4CAEAFA7" w14:paraId="325C9E6F" w14:textId="1BCDDFA5">
            <w:pPr>
              <w:pStyle w:val="Normal"/>
              <w:spacing/>
              <w:contextualSpacing/>
              <w:rPr>
                <w:color w:val="000000" w:themeColor="text1" w:themeTint="FF" w:themeShade="FF"/>
              </w:rPr>
            </w:pPr>
            <w:r>
              <w:br/>
            </w:r>
            <w:r w:rsidRPr="3A7ED792" w:rsidR="56298BC0">
              <w:rPr>
                <w:color w:val="C00000"/>
              </w:rPr>
              <w:t>Apologies. Will update when CM re-opens for update.</w:t>
            </w:r>
          </w:p>
          <w:p w:rsidR="004604BA" w:rsidP="3A7ED792" w:rsidRDefault="4CAEAFA7" w14:paraId="287822EF" w14:textId="295B6602">
            <w:pPr>
              <w:pStyle w:val="Normal"/>
              <w:rPr>
                <w:color w:val="000000" w:themeColor="text1"/>
              </w:rPr>
            </w:pPr>
          </w:p>
        </w:tc>
      </w:tr>
      <w:tr w:rsidR="004604BA" w:rsidTr="3A7ED792" w14:paraId="1445EB20" w14:textId="77777777">
        <w:tc>
          <w:tcPr>
            <w:tcW w:w="6189" w:type="dxa"/>
            <w:shd w:val="clear" w:color="auto" w:fill="DEEBF6"/>
            <w:tcMar/>
          </w:tcPr>
          <w:p w:rsidR="004604BA" w:rsidRDefault="00C11DB8" w14:paraId="05D6B4F9" w14:textId="77777777">
            <w:pPr>
              <w:rPr>
                <w:rFonts w:ascii="Calibri" w:hAnsi="Calibri" w:cs="Calibri"/>
                <w:b/>
              </w:rPr>
            </w:pPr>
            <w:r>
              <w:rPr>
                <w:rFonts w:ascii="Calibri" w:hAnsi="Calibri" w:cs="Calibri"/>
                <w:b/>
              </w:rPr>
              <w:t>Are learning outcomes and skills tested and mapped appropriately?</w:t>
            </w:r>
          </w:p>
          <w:p w:rsidR="004604BA" w:rsidRDefault="004604BA" w14:paraId="18E9799E" w14:textId="77777777">
            <w:pPr>
              <w:rPr>
                <w:rFonts w:ascii="Calibri" w:hAnsi="Calibri" w:cs="Calibri"/>
                <w:b/>
              </w:rPr>
            </w:pPr>
          </w:p>
        </w:tc>
        <w:sdt>
          <w:sdtPr>
            <w:rPr>
              <w:b/>
              <w:bCs/>
            </w:rPr>
            <w:id w:val="2080241288"/>
            <w:placeholder>
              <w:docPart w:val="ADCE195422F3487396A144CEC74E90F5"/>
            </w:placeholder>
            <w:dropDownList>
              <w:listItem w:displayText="yes" w:value="yes"/>
              <w:listItem w:displayText="no" w:value="no"/>
            </w:dropDownList>
          </w:sdtPr>
          <w:sdtContent>
            <w:tc>
              <w:tcPr>
                <w:tcW w:w="1036" w:type="dxa"/>
                <w:tcMar/>
              </w:tcPr>
              <w:p w:rsidR="004604BA" w:rsidP="4D2D20CA" w:rsidRDefault="04BA7D25" w14:paraId="4FEB6EF9" w14:textId="1D79118D">
                <w:pPr>
                  <w:jc w:val="center"/>
                  <w:rPr>
                    <w:b/>
                    <w:bCs/>
                  </w:rPr>
                </w:pPr>
                <w:r w:rsidRPr="4D2D20CA">
                  <w:rPr>
                    <w:b/>
                    <w:bCs/>
                  </w:rPr>
                  <w:t>yes</w:t>
                </w:r>
              </w:p>
            </w:tc>
          </w:sdtContent>
          <w:sdtEndPr>
            <w:rPr>
              <w:b w:val="1"/>
              <w:bCs w:val="1"/>
            </w:rPr>
          </w:sdtEndPr>
        </w:sdt>
        <w:tc>
          <w:tcPr>
            <w:tcW w:w="8221" w:type="dxa"/>
            <w:tcMar/>
          </w:tcPr>
          <w:p w:rsidR="004604BA" w:rsidP="4D2D20CA" w:rsidRDefault="04BA7D25" w14:paraId="3D61C055" w14:textId="0A849F96">
            <w:pPr>
              <w:rPr>
                <w:color w:val="000000" w:themeColor="text1"/>
              </w:rPr>
            </w:pPr>
            <w:r w:rsidRPr="4D2D20CA">
              <w:rPr>
                <w:color w:val="000000" w:themeColor="text1"/>
              </w:rPr>
              <w:t>But all 3 assessments meet all 3 LOs. Do you therefore require all three assessments?</w:t>
            </w:r>
          </w:p>
          <w:p w:rsidR="004604BA" w:rsidRDefault="04BA7D25" w14:paraId="160D38BA" w14:textId="5250E211">
            <w:r>
              <w:rPr>
                <w:noProof/>
              </w:rPr>
              <w:lastRenderedPageBreak/>
              <w:drawing>
                <wp:inline distT="0" distB="0" distL="0" distR="0" wp14:anchorId="7B0E2528" wp14:editId="09A72922">
                  <wp:extent cx="4572000" cy="1638300"/>
                  <wp:effectExtent l="0" t="0" r="0" b="0"/>
                  <wp:docPr id="1563210885" name="Picture 156321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1638300"/>
                          </a:xfrm>
                          <a:prstGeom prst="rect">
                            <a:avLst/>
                          </a:prstGeom>
                        </pic:spPr>
                      </pic:pic>
                    </a:graphicData>
                  </a:graphic>
                </wp:inline>
              </w:drawing>
            </w:r>
          </w:p>
        </w:tc>
      </w:tr>
      <w:tr w:rsidR="004604BA" w:rsidTr="3A7ED792" w14:paraId="5D1BDEDD" w14:textId="77777777">
        <w:tc>
          <w:tcPr>
            <w:tcW w:w="6189" w:type="dxa"/>
            <w:shd w:val="clear" w:color="auto" w:fill="DEEBF6"/>
            <w:tcMar/>
          </w:tcPr>
          <w:p w:rsidR="004604BA" w:rsidRDefault="00C11DB8" w14:paraId="5959DCE7" w14:textId="77777777">
            <w:pPr>
              <w:rPr>
                <w:rFonts w:cs="Calibri"/>
                <w:b/>
              </w:rPr>
            </w:pPr>
            <w:r>
              <w:rPr>
                <w:rFonts w:cs="Calibri"/>
                <w:b/>
              </w:rPr>
              <w:lastRenderedPageBreak/>
              <w:t>Are the assessments correctly identified as group work?</w:t>
            </w:r>
          </w:p>
        </w:tc>
        <w:sdt>
          <w:sdtPr>
            <w:rPr>
              <w:b/>
              <w:bCs/>
            </w:rPr>
            <w:id w:val="-356354420"/>
            <w:placeholder>
              <w:docPart w:val="DCC21CD08A364858AAE8AD50ADAD0B8F"/>
            </w:placeholder>
            <w:dropDownList>
              <w:listItem w:displayText="yes" w:value="yes"/>
              <w:listItem w:displayText="no" w:value="no"/>
            </w:dropDownList>
          </w:sdtPr>
          <w:sdtContent>
            <w:tc>
              <w:tcPr>
                <w:tcW w:w="1036" w:type="dxa"/>
                <w:tcMar/>
              </w:tcPr>
              <w:p w:rsidR="004604BA" w:rsidP="4D2D20CA" w:rsidRDefault="59CEE13B" w14:paraId="677C5F2F" w14:textId="4790C964">
                <w:pPr>
                  <w:jc w:val="center"/>
                  <w:rPr>
                    <w:b/>
                    <w:bCs/>
                  </w:rPr>
                </w:pPr>
                <w:r w:rsidRPr="4D2D20CA">
                  <w:rPr>
                    <w:b/>
                    <w:bCs/>
                  </w:rPr>
                  <w:t>yes</w:t>
                </w:r>
              </w:p>
            </w:tc>
          </w:sdtContent>
          <w:sdtEndPr>
            <w:rPr>
              <w:b w:val="1"/>
              <w:bCs w:val="1"/>
            </w:rPr>
          </w:sdtEndPr>
        </w:sdt>
        <w:tc>
          <w:tcPr>
            <w:tcW w:w="8221" w:type="dxa"/>
            <w:tcMar/>
          </w:tcPr>
          <w:p w:rsidR="004604BA" w:rsidRDefault="59CEE13B" w14:paraId="295C830A" w14:textId="2912847F">
            <w:pPr>
              <w:rPr>
                <w:color w:val="000000" w:themeColor="text1"/>
              </w:rPr>
            </w:pPr>
            <w:r w:rsidRPr="4D2D20CA">
              <w:rPr>
                <w:color w:val="000000" w:themeColor="text1"/>
              </w:rPr>
              <w:t>No group work</w:t>
            </w:r>
          </w:p>
        </w:tc>
      </w:tr>
      <w:tr w:rsidR="004604BA" w:rsidTr="3A7ED792" w14:paraId="4A310603" w14:textId="77777777">
        <w:tc>
          <w:tcPr>
            <w:tcW w:w="6189" w:type="dxa"/>
            <w:shd w:val="clear" w:color="auto" w:fill="DEEBF6"/>
            <w:tcMar/>
          </w:tcPr>
          <w:p w:rsidR="004604BA" w:rsidRDefault="00C11DB8" w14:paraId="1141A206" w14:textId="77777777">
            <w:pPr>
              <w:rPr>
                <w:rFonts w:cs="Calibri"/>
                <w:b/>
              </w:rPr>
            </w:pPr>
            <w:r>
              <w:rPr>
                <w:rFonts w:cs="Calibri"/>
                <w:b/>
              </w:rPr>
              <w:t>Are any of the assessments identified as must pass, and is this appropriate?</w:t>
            </w:r>
          </w:p>
          <w:p w:rsidR="004604BA" w:rsidRDefault="004604BA" w14:paraId="1DF17C93" w14:textId="77777777">
            <w:pPr>
              <w:rPr>
                <w:rFonts w:cs="Calibri"/>
                <w:b/>
              </w:rPr>
            </w:pPr>
          </w:p>
        </w:tc>
        <w:sdt>
          <w:sdtPr>
            <w:rPr>
              <w:b/>
              <w:bCs/>
            </w:rPr>
            <w:id w:val="-574753373"/>
            <w:placeholder>
              <w:docPart w:val="EF72A3982E5243CDB01125ADE3D40CA3"/>
            </w:placeholder>
            <w:dropDownList>
              <w:listItem w:displayText="yes" w:value="yes"/>
              <w:listItem w:displayText="no" w:value="no"/>
            </w:dropDownList>
          </w:sdtPr>
          <w:sdtContent>
            <w:tc>
              <w:tcPr>
                <w:tcW w:w="1036" w:type="dxa"/>
                <w:tcMar/>
              </w:tcPr>
              <w:p w:rsidR="004604BA" w:rsidP="4D2D20CA" w:rsidRDefault="61078D04" w14:paraId="5444D650" w14:textId="3AF09929">
                <w:pPr>
                  <w:jc w:val="center"/>
                  <w:rPr>
                    <w:b/>
                    <w:bCs/>
                  </w:rPr>
                </w:pPr>
                <w:r w:rsidRPr="4D2D20CA">
                  <w:rPr>
                    <w:b/>
                    <w:bCs/>
                  </w:rPr>
                  <w:t>no</w:t>
                </w:r>
              </w:p>
            </w:tc>
          </w:sdtContent>
          <w:sdtEndPr>
            <w:rPr>
              <w:b w:val="1"/>
              <w:bCs w:val="1"/>
            </w:rPr>
          </w:sdtEndPr>
        </w:sdt>
        <w:tc>
          <w:tcPr>
            <w:tcW w:w="8221" w:type="dxa"/>
            <w:tcMar/>
          </w:tcPr>
          <w:p w:rsidR="004604BA" w:rsidP="3A7ED792" w:rsidRDefault="61078D04" w14:noSpellErr="1" w14:paraId="1022308A" w14:textId="5B609A7C">
            <w:pPr>
              <w:rPr>
                <w:color w:val="000000" w:themeColor="text1" w:themeTint="FF" w:themeShade="FF"/>
              </w:rPr>
            </w:pPr>
            <w:r w:rsidRPr="3A7ED792" w:rsidR="7D4F1A07">
              <w:rPr>
                <w:color w:val="000000" w:themeColor="text1" w:themeTint="FF" w:themeShade="FF"/>
              </w:rPr>
              <w:t>The presentation assessment has not been given a status yet</w:t>
            </w:r>
          </w:p>
          <w:p w:rsidR="004604BA" w:rsidP="3A7ED792" w:rsidRDefault="61078D04" w14:paraId="662B98F3" w14:textId="5C188239">
            <w:pPr>
              <w:rPr>
                <w:color w:val="000000" w:themeColor="text1" w:themeTint="FF" w:themeShade="FF"/>
              </w:rPr>
            </w:pPr>
          </w:p>
          <w:p w:rsidR="004604BA" w:rsidP="3A7ED792" w:rsidRDefault="61078D04" w14:paraId="6FDE9CC4" w14:textId="41BB9EF9">
            <w:pPr>
              <w:rPr>
                <w:color w:val="C00000" w:themeColor="text1"/>
              </w:rPr>
            </w:pPr>
            <w:r w:rsidRPr="3A7ED792" w:rsidR="7BD136C2">
              <w:rPr>
                <w:color w:val="C00000"/>
              </w:rPr>
              <w:t>Will update the status of the presentation. Not a “must pass” assessment.</w:t>
            </w:r>
          </w:p>
        </w:tc>
      </w:tr>
      <w:tr w:rsidR="004604BA" w:rsidTr="3A7ED792" w14:paraId="7505343C" w14:textId="77777777">
        <w:tc>
          <w:tcPr>
            <w:tcW w:w="6189" w:type="dxa"/>
            <w:shd w:val="clear" w:color="auto" w:fill="DEEBF6"/>
            <w:tcMar/>
          </w:tcPr>
          <w:p w:rsidR="004604BA" w:rsidRDefault="00C11DB8" w14:paraId="55C06FD7" w14:textId="77777777">
            <w:pPr>
              <w:rPr>
                <w:rFonts w:cs="Calibri"/>
                <w:b/>
              </w:rPr>
            </w:pPr>
            <w:r>
              <w:rPr>
                <w:rFonts w:cs="Calibri"/>
                <w:b/>
              </w:rPr>
              <w:t>Has the final assessment task been identified?</w:t>
            </w:r>
          </w:p>
        </w:tc>
        <w:sdt>
          <w:sdtPr>
            <w:rPr>
              <w:b/>
              <w:bCs/>
            </w:rPr>
            <w:id w:val="-2032868930"/>
            <w:placeholder>
              <w:docPart w:val="FC2E8782B8564FD696378C4BDFD6595B"/>
            </w:placeholder>
            <w:dropDownList>
              <w:listItem w:displayText="yes" w:value="yes"/>
              <w:listItem w:displayText="no" w:value="no"/>
            </w:dropDownList>
          </w:sdtPr>
          <w:sdtContent>
            <w:tc>
              <w:tcPr>
                <w:tcW w:w="1036" w:type="dxa"/>
                <w:tcMar/>
              </w:tcPr>
              <w:p w:rsidR="004604BA" w:rsidRDefault="08A022D8" w14:paraId="528F6146" w14:textId="6E9024A5">
                <w:pPr>
                  <w:jc w:val="center"/>
                </w:pPr>
                <w:r w:rsidRPr="4D2D20CA">
                  <w:rPr>
                    <w:b/>
                    <w:bCs/>
                  </w:rPr>
                  <w:t>yes</w:t>
                </w:r>
              </w:p>
            </w:tc>
          </w:sdtContent>
          <w:sdtEndPr>
            <w:rPr>
              <w:b w:val="1"/>
              <w:bCs w:val="1"/>
            </w:rPr>
          </w:sdtEndPr>
        </w:sdt>
        <w:tc>
          <w:tcPr>
            <w:tcW w:w="8221" w:type="dxa"/>
            <w:tcMar/>
          </w:tcPr>
          <w:p w:rsidR="004604BA" w:rsidRDefault="004604BA" w14:paraId="61938FEC" w14:textId="77777777">
            <w:pPr>
              <w:rPr>
                <w:color w:val="000000" w:themeColor="text1"/>
              </w:rPr>
            </w:pPr>
          </w:p>
        </w:tc>
      </w:tr>
      <w:tr w:rsidR="004604BA" w:rsidTr="3A7ED792" w14:paraId="40265A3A" w14:textId="77777777">
        <w:tc>
          <w:tcPr>
            <w:tcW w:w="6189" w:type="dxa"/>
            <w:shd w:val="clear" w:color="auto" w:fill="DEEBF6"/>
            <w:tcMar/>
          </w:tcPr>
          <w:p w:rsidR="004604BA" w:rsidRDefault="00C11DB8" w14:paraId="63B1EA64" w14:textId="77777777">
            <w:pPr>
              <w:rPr>
                <w:rFonts w:cs="Calibri"/>
                <w:b/>
                <w:bCs/>
                <w:iCs/>
              </w:rPr>
            </w:pPr>
            <w:r>
              <w:rPr>
                <w:rFonts w:cs="Calibri"/>
                <w:b/>
                <w:bCs/>
                <w:iCs/>
              </w:rPr>
              <w:t>Do the details in this tab match with those in the assessment strategy (Details tab)?</w:t>
            </w:r>
          </w:p>
          <w:p w:rsidR="004604BA" w:rsidRDefault="004604BA" w14:paraId="3B79DD43" w14:textId="77777777">
            <w:pPr>
              <w:rPr>
                <w:rFonts w:cs="Calibri"/>
                <w:b/>
                <w:bCs/>
                <w:iCs/>
              </w:rPr>
            </w:pPr>
          </w:p>
        </w:tc>
        <w:sdt>
          <w:sdtPr>
            <w:rPr>
              <w:b/>
              <w:bCs/>
            </w:rPr>
            <w:id w:val="-668555823"/>
            <w:placeholder>
              <w:docPart w:val="1EED6D6E962D4D60A84C5EBB17297A88"/>
            </w:placeholder>
            <w:dropDownList>
              <w:listItem w:displayText="yes" w:value="yes"/>
              <w:listItem w:displayText="no" w:value="no"/>
            </w:dropDownList>
          </w:sdtPr>
          <w:sdtContent>
            <w:tc>
              <w:tcPr>
                <w:tcW w:w="1036" w:type="dxa"/>
                <w:tcMar/>
              </w:tcPr>
              <w:p w:rsidR="004604BA" w:rsidRDefault="770ADB6F" w14:paraId="4D2A3280" w14:textId="59B2DB60">
                <w:pPr>
                  <w:jc w:val="center"/>
                </w:pPr>
                <w:r w:rsidRPr="4D2D20CA">
                  <w:rPr>
                    <w:b/>
                    <w:bCs/>
                  </w:rPr>
                  <w:t>no</w:t>
                </w:r>
              </w:p>
            </w:tc>
          </w:sdtContent>
          <w:sdtEndPr>
            <w:rPr>
              <w:b w:val="1"/>
              <w:bCs w:val="1"/>
            </w:rPr>
          </w:sdtEndPr>
        </w:sdt>
        <w:tc>
          <w:tcPr>
            <w:tcW w:w="8221" w:type="dxa"/>
            <w:tcMar/>
          </w:tcPr>
          <w:p w:rsidR="004604BA" w:rsidP="3A7ED792" w:rsidRDefault="770ADB6F" w14:noSpellErr="1" w14:paraId="33FC303A" w14:textId="1B12781B">
            <w:pPr>
              <w:rPr>
                <w:color w:val="000000" w:themeColor="text1" w:themeTint="FF" w:themeShade="FF"/>
              </w:rPr>
            </w:pPr>
            <w:r w:rsidRPr="3A7ED792" w:rsidR="72664ED0">
              <w:rPr>
                <w:color w:val="000000" w:themeColor="text1" w:themeTint="FF" w:themeShade="FF"/>
              </w:rPr>
              <w:t>Assessment strategy currently blank</w:t>
            </w:r>
          </w:p>
          <w:p w:rsidR="004604BA" w:rsidP="3A7ED792" w:rsidRDefault="770ADB6F" w14:paraId="0C9E3B8E" w14:textId="37E6F966">
            <w:pPr>
              <w:rPr>
                <w:color w:val="000000" w:themeColor="text1" w:themeTint="FF" w:themeShade="FF"/>
              </w:rPr>
            </w:pPr>
          </w:p>
          <w:p w:rsidR="004604BA" w:rsidP="3A7ED792" w:rsidRDefault="770ADB6F" w14:paraId="66E02633" w14:textId="370BA17D">
            <w:pPr>
              <w:rPr>
                <w:color w:val="C00000" w:themeColor="text1"/>
              </w:rPr>
            </w:pPr>
            <w:r w:rsidRPr="3A7ED792" w:rsidR="1C2F4496">
              <w:rPr>
                <w:color w:val="C00000"/>
              </w:rPr>
              <w:t>See above.</w:t>
            </w:r>
          </w:p>
        </w:tc>
      </w:tr>
      <w:tr w:rsidR="004604BA" w:rsidTr="3A7ED792" w14:paraId="02B823E5" w14:textId="77777777">
        <w:tc>
          <w:tcPr>
            <w:tcW w:w="6189" w:type="dxa"/>
            <w:shd w:val="clear" w:color="auto" w:fill="D9D9D9" w:themeFill="background1" w:themeFillShade="D9"/>
            <w:tcMar/>
          </w:tcPr>
          <w:p w:rsidR="004604BA" w:rsidRDefault="00C11DB8" w14:paraId="1A604BE6" w14:textId="77777777">
            <w:pPr>
              <w:rPr>
                <w:rFonts w:ascii="Calibri" w:hAnsi="Calibri" w:cs="Calibri"/>
                <w:b/>
              </w:rPr>
            </w:pPr>
            <w:r>
              <w:rPr>
                <w:rFonts w:ascii="Calibri" w:hAnsi="Calibri" w:cs="Calibri"/>
                <w:b/>
              </w:rPr>
              <w:t>Response from Module Leader</w:t>
            </w:r>
          </w:p>
          <w:p w:rsidR="004604BA" w:rsidRDefault="00C11DB8" w14:paraId="7B4C6E73" w14:textId="77777777">
            <w:pPr>
              <w:rPr>
                <w:rFonts w:ascii="Calibri" w:hAnsi="Calibri" w:cs="Calibri"/>
                <w:b/>
              </w:rPr>
            </w:pPr>
            <w:r>
              <w:rPr>
                <w:bCs/>
                <w:i/>
                <w:iCs/>
              </w:rPr>
              <w:t>Please provide a point-by-point response to all reviewer comments.  For each comment, please explain exactly how you have changed the module to address the issue raised.</w:t>
            </w:r>
          </w:p>
        </w:tc>
        <w:tc>
          <w:tcPr>
            <w:tcW w:w="9257" w:type="dxa"/>
            <w:gridSpan w:val="2"/>
            <w:tcMar/>
          </w:tcPr>
          <w:p w:rsidR="004604BA" w:rsidRDefault="004604BA" w14:paraId="3E361EF3" w14:textId="77777777"/>
          <w:p w:rsidR="004604BA" w:rsidRDefault="004604BA" w14:paraId="3D4E1CC8" w14:textId="77777777"/>
          <w:p w:rsidR="004604BA" w:rsidRDefault="004604BA" w14:paraId="78B2E996" w14:textId="77777777"/>
        </w:tc>
      </w:tr>
    </w:tbl>
    <w:p w:rsidR="004604BA" w:rsidRDefault="004604BA" w14:paraId="6D45BA2B" w14:textId="77777777">
      <w:pPr>
        <w:ind w:left="567" w:hanging="567"/>
        <w:rPr>
          <w:b/>
          <w:sz w:val="18"/>
          <w:szCs w:val="18"/>
          <w:u w:val="single"/>
        </w:rPr>
      </w:pPr>
    </w:p>
    <w:p w:rsidR="004604BA" w:rsidRDefault="00C11DB8" w14:paraId="2703E362" w14:textId="77777777">
      <w:pPr>
        <w:spacing w:after="120" w:line="259" w:lineRule="auto"/>
        <w:ind w:left="567" w:hanging="567"/>
        <w:rPr>
          <w:b/>
          <w:sz w:val="28"/>
          <w:szCs w:val="28"/>
          <w:u w:val="single"/>
        </w:rPr>
      </w:pPr>
      <w:r>
        <w:rPr>
          <w:b/>
          <w:sz w:val="28"/>
          <w:szCs w:val="28"/>
          <w:u w:val="single"/>
        </w:rPr>
        <w:t>Hours</w:t>
      </w:r>
    </w:p>
    <w:tbl>
      <w:tblPr>
        <w:tblStyle w:val="TableGrid"/>
        <w:tblW w:w="0" w:type="auto"/>
        <w:tblLook w:val="04A0" w:firstRow="1" w:lastRow="0" w:firstColumn="1" w:lastColumn="0" w:noHBand="0" w:noVBand="1"/>
      </w:tblPr>
      <w:tblGrid>
        <w:gridCol w:w="6232"/>
        <w:gridCol w:w="993"/>
        <w:gridCol w:w="8082"/>
      </w:tblGrid>
      <w:tr w:rsidR="004604BA" w:rsidTr="3A7ED792" w14:paraId="7F30EA3A" w14:textId="77777777">
        <w:tc>
          <w:tcPr>
            <w:tcW w:w="6232" w:type="dxa"/>
            <w:shd w:val="clear" w:color="auto" w:fill="FFFFCD"/>
            <w:tcMar/>
          </w:tcPr>
          <w:p w:rsidR="004604BA" w:rsidRDefault="00C11DB8" w14:paraId="5B36F640" w14:textId="77777777">
            <w:pPr>
              <w:numPr>
                <w:ilvl w:val="0"/>
                <w:numId w:val="3"/>
              </w:numPr>
              <w:rPr>
                <w:b/>
                <w:sz w:val="28"/>
                <w:szCs w:val="28"/>
              </w:rPr>
            </w:pPr>
            <w:r>
              <w:rPr>
                <w:b/>
                <w:sz w:val="28"/>
                <w:szCs w:val="28"/>
              </w:rPr>
              <w:t xml:space="preserve"> HOURS TAB</w:t>
            </w:r>
          </w:p>
        </w:tc>
        <w:tc>
          <w:tcPr>
            <w:tcW w:w="993" w:type="dxa"/>
            <w:shd w:val="clear" w:color="auto" w:fill="FFFFCD"/>
            <w:tcMar/>
          </w:tcPr>
          <w:p w:rsidR="004604BA" w:rsidRDefault="00C11DB8" w14:paraId="6691D24F" w14:textId="77777777">
            <w:pPr>
              <w:jc w:val="center"/>
              <w:rPr>
                <w:b/>
              </w:rPr>
            </w:pPr>
            <w:r>
              <w:rPr>
                <w:b/>
              </w:rPr>
              <w:t>Yes/No</w:t>
            </w:r>
          </w:p>
        </w:tc>
        <w:tc>
          <w:tcPr>
            <w:tcW w:w="8082" w:type="dxa"/>
            <w:shd w:val="clear" w:color="auto" w:fill="FFFFCD"/>
            <w:tcMar/>
          </w:tcPr>
          <w:p w:rsidR="004604BA" w:rsidRDefault="00C11DB8" w14:paraId="033E1178" w14:textId="77777777">
            <w:pPr>
              <w:contextualSpacing/>
              <w:rPr>
                <w:color w:val="000000" w:themeColor="text1"/>
              </w:rPr>
            </w:pPr>
            <w:r>
              <w:rPr>
                <w:b/>
              </w:rPr>
              <w:t>Additional comments if applicable</w:t>
            </w:r>
          </w:p>
        </w:tc>
      </w:tr>
      <w:tr w:rsidR="004604BA" w:rsidTr="3A7ED792" w14:paraId="0510AFA1" w14:textId="77777777">
        <w:tc>
          <w:tcPr>
            <w:tcW w:w="6232" w:type="dxa"/>
            <w:shd w:val="clear" w:color="auto" w:fill="DEEBF6"/>
            <w:tcMar/>
          </w:tcPr>
          <w:p w:rsidR="004604BA" w:rsidRDefault="00C11DB8" w14:paraId="1296B7C6" w14:textId="77777777">
            <w:pPr>
              <w:rPr>
                <w:rFonts w:cs="Calibri"/>
                <w:b/>
              </w:rPr>
            </w:pPr>
            <w:r>
              <w:rPr>
                <w:rFonts w:cs="Calibri"/>
                <w:b/>
              </w:rPr>
              <w:t>Are the hours correctly allocated to the category of activity?</w:t>
            </w:r>
          </w:p>
          <w:p w:rsidR="004604BA" w:rsidRDefault="00C11DB8" w14:paraId="3B14E558" w14:textId="77777777">
            <w:pPr>
              <w:rPr>
                <w:bCs/>
                <w:i/>
                <w:iCs/>
              </w:rPr>
            </w:pPr>
            <w:r>
              <w:rPr>
                <w:bCs/>
                <w:i/>
                <w:iCs/>
              </w:rPr>
              <w:t>Is the learning and teaching activity appropriate to the module, its learning outcomes and assessment methods?</w:t>
            </w:r>
          </w:p>
          <w:p w:rsidR="004604BA" w:rsidRDefault="00C11DB8" w14:paraId="2BAF4693" w14:textId="77777777">
            <w:pPr>
              <w:rPr>
                <w:bCs/>
                <w:i/>
                <w:iCs/>
              </w:rPr>
            </w:pPr>
            <w:r>
              <w:rPr>
                <w:bCs/>
                <w:i/>
                <w:iCs/>
              </w:rPr>
              <w:t>Is there active learning, consistent with the Liverpool Framework (this might be articulated in the Teaching and Learning Methods field in the Details tab; see above)?</w:t>
            </w:r>
          </w:p>
          <w:p w:rsidR="004604BA" w:rsidRDefault="004604BA" w14:paraId="7E333490" w14:textId="77777777">
            <w:pPr>
              <w:rPr>
                <w:bCs/>
                <w:i/>
                <w:iCs/>
              </w:rPr>
            </w:pPr>
          </w:p>
        </w:tc>
        <w:sdt>
          <w:sdtPr>
            <w:rPr>
              <w:b/>
              <w:bCs/>
            </w:rPr>
            <w:id w:val="1971473111"/>
            <w:placeholder>
              <w:docPart w:val="EAB85B73864D4B86B51ABA8108AEA596"/>
            </w:placeholder>
            <w:dropDownList>
              <w:listItem w:displayText="yes" w:value="yes"/>
              <w:listItem w:displayText="no" w:value="no"/>
            </w:dropDownList>
          </w:sdtPr>
          <w:sdtContent>
            <w:tc>
              <w:tcPr>
                <w:tcW w:w="993" w:type="dxa"/>
                <w:tcMar/>
              </w:tcPr>
              <w:p w:rsidR="004604BA" w:rsidRDefault="04DFD567" w14:paraId="0D747D3D" w14:textId="5E83C237">
                <w:pPr>
                  <w:jc w:val="center"/>
                </w:pPr>
                <w:r w:rsidRPr="4D2D20CA">
                  <w:rPr>
                    <w:b/>
                    <w:bCs/>
                  </w:rPr>
                  <w:t>no</w:t>
                </w:r>
              </w:p>
            </w:tc>
          </w:sdtContent>
          <w:sdtEndPr>
            <w:rPr>
              <w:b w:val="1"/>
              <w:bCs w:val="1"/>
            </w:rPr>
          </w:sdtEndPr>
        </w:sdt>
        <w:tc>
          <w:tcPr>
            <w:tcW w:w="8082" w:type="dxa"/>
            <w:tcMar/>
          </w:tcPr>
          <w:p w:rsidR="004604BA" w:rsidP="3A7ED792" w:rsidRDefault="04DFD567" w14:paraId="13C11B78" w14:textId="5AD297FC">
            <w:pPr>
              <w:spacing/>
              <w:contextualSpacing/>
              <w:rPr>
                <w:color w:val="000000" w:themeColor="text1" w:themeTint="FF" w:themeShade="FF"/>
              </w:rPr>
            </w:pPr>
            <w:r w:rsidRPr="3A7ED792" w:rsidR="591B4EDD">
              <w:rPr>
                <w:color w:val="000000" w:themeColor="text1" w:themeTint="FF" w:themeShade="FF"/>
              </w:rPr>
              <w:t>Only 60 hours of activity are described. What are the other 90 hours?</w:t>
            </w:r>
            <w:r>
              <w:br/>
            </w:r>
          </w:p>
          <w:p w:rsidR="004604BA" w:rsidP="3A7ED792" w:rsidRDefault="04DFD567" w14:paraId="2E4A5074" w14:textId="4A71E73B">
            <w:pPr>
              <w:spacing/>
              <w:contextualSpacing/>
              <w:rPr>
                <w:color w:val="C00000"/>
              </w:rPr>
            </w:pPr>
            <w:r w:rsidRPr="3A7ED792" w:rsidR="5D770D3E">
              <w:rPr>
                <w:color w:val="C00000"/>
              </w:rPr>
              <w:t>This will be revised as follows:</w:t>
            </w:r>
            <w:r>
              <w:br/>
            </w:r>
            <w:r>
              <w:br/>
            </w:r>
            <w:r w:rsidRPr="3A7ED792" w:rsidR="2DB8BFC1">
              <w:rPr>
                <w:color w:val="C00000"/>
              </w:rPr>
              <w:t>Lectures – 10 hrs</w:t>
            </w:r>
          </w:p>
          <w:p w:rsidR="004604BA" w:rsidP="3A7ED792" w:rsidRDefault="04DFD567" w14:paraId="43A75F02" w14:textId="36BC595E">
            <w:pPr>
              <w:spacing/>
              <w:contextualSpacing/>
              <w:rPr>
                <w:color w:val="C00000"/>
              </w:rPr>
            </w:pPr>
            <w:r w:rsidRPr="3A7ED792" w:rsidR="2DB8BFC1">
              <w:rPr>
                <w:color w:val="C00000"/>
              </w:rPr>
              <w:t>Workshops – 20 hrs</w:t>
            </w:r>
          </w:p>
          <w:p w:rsidR="004604BA" w:rsidP="3A7ED792" w:rsidRDefault="04DFD567" w14:paraId="70B857C8" w14:textId="383B20B0">
            <w:pPr>
              <w:spacing/>
              <w:contextualSpacing/>
              <w:rPr>
                <w:color w:val="C00000"/>
              </w:rPr>
            </w:pPr>
            <w:r w:rsidRPr="3A7ED792" w:rsidR="2DB8BFC1">
              <w:rPr>
                <w:color w:val="C00000"/>
              </w:rPr>
              <w:t>Support Seminars – 20 hrs</w:t>
            </w:r>
          </w:p>
          <w:p w:rsidR="004604BA" w:rsidP="3A7ED792" w:rsidRDefault="04DFD567" w14:paraId="48F5497A" w14:textId="54159BE7">
            <w:pPr>
              <w:spacing/>
              <w:contextualSpacing/>
              <w:rPr>
                <w:color w:val="C00000" w:themeColor="text1"/>
              </w:rPr>
            </w:pPr>
            <w:r w:rsidRPr="3A7ED792" w:rsidR="2DB8BFC1">
              <w:rPr>
                <w:color w:val="C00000"/>
              </w:rPr>
              <w:t>Self-directed learning – 100 hrs.</w:t>
            </w:r>
          </w:p>
        </w:tc>
      </w:tr>
      <w:tr w:rsidR="004604BA" w:rsidTr="3A7ED792" w14:paraId="448A5A64" w14:textId="77777777">
        <w:tc>
          <w:tcPr>
            <w:tcW w:w="6232" w:type="dxa"/>
            <w:shd w:val="clear" w:color="auto" w:fill="DEEBF6"/>
            <w:tcMar/>
          </w:tcPr>
          <w:p w:rsidR="004604BA" w:rsidRDefault="00C11DB8" w14:paraId="6C2E72F3" w14:textId="77777777">
            <w:pPr>
              <w:rPr>
                <w:rFonts w:cs="Calibri"/>
                <w:b/>
              </w:rPr>
            </w:pPr>
            <w:r>
              <w:rPr>
                <w:rFonts w:cs="Calibri"/>
                <w:b/>
              </w:rPr>
              <w:lastRenderedPageBreak/>
              <w:t>Do the hours allocated to each activity match the details provided in the teaching and learning strategy (</w:t>
            </w:r>
            <w:r>
              <w:rPr>
                <w:rFonts w:cs="Calibri"/>
                <w:b/>
                <w:i/>
              </w:rPr>
              <w:t>Details tab</w:t>
            </w:r>
            <w:r>
              <w:rPr>
                <w:rFonts w:cs="Calibri"/>
                <w:b/>
              </w:rPr>
              <w:t>)?</w:t>
            </w:r>
          </w:p>
          <w:p w:rsidR="004604BA" w:rsidRDefault="004604BA" w14:paraId="4CFCCEB6" w14:textId="77777777">
            <w:pPr>
              <w:rPr>
                <w:rFonts w:cs="Calibri"/>
                <w:b/>
              </w:rPr>
            </w:pPr>
          </w:p>
        </w:tc>
        <w:sdt>
          <w:sdtPr>
            <w:rPr>
              <w:b/>
              <w:bCs/>
            </w:rPr>
            <w:id w:val="-1301303679"/>
            <w:placeholder>
              <w:docPart w:val="B36CAD288C7A47A38F1FE28F3A804F6F"/>
            </w:placeholder>
            <w:dropDownList>
              <w:listItem w:displayText="yes" w:value="yes"/>
              <w:listItem w:displayText="no" w:value="no"/>
            </w:dropDownList>
          </w:sdtPr>
          <w:sdtContent>
            <w:tc>
              <w:tcPr>
                <w:tcW w:w="993" w:type="dxa"/>
                <w:tcMar/>
              </w:tcPr>
              <w:p w:rsidR="004604BA" w:rsidRDefault="4B132AD2" w14:paraId="1992EE51" w14:textId="6921E213">
                <w:pPr>
                  <w:jc w:val="center"/>
                </w:pPr>
                <w:r w:rsidRPr="4D2D20CA">
                  <w:rPr>
                    <w:b/>
                    <w:bCs/>
                  </w:rPr>
                  <w:t>no</w:t>
                </w:r>
              </w:p>
            </w:tc>
          </w:sdtContent>
          <w:sdtEndPr>
            <w:rPr>
              <w:b w:val="1"/>
              <w:bCs w:val="1"/>
            </w:rPr>
          </w:sdtEndPr>
        </w:sdt>
        <w:tc>
          <w:tcPr>
            <w:tcW w:w="8082" w:type="dxa"/>
            <w:tcMar/>
          </w:tcPr>
          <w:p w:rsidR="004604BA" w:rsidRDefault="4B132AD2" w14:paraId="34CD56DE" w14:textId="06592297">
            <w:pPr>
              <w:rPr>
                <w:color w:val="000000" w:themeColor="text1"/>
              </w:rPr>
            </w:pPr>
            <w:r w:rsidRPr="4D2D20CA">
              <w:rPr>
                <w:color w:val="000000" w:themeColor="text1"/>
              </w:rPr>
              <w:t>See above</w:t>
            </w:r>
          </w:p>
        </w:tc>
      </w:tr>
      <w:tr w:rsidR="004604BA" w:rsidTr="3A7ED792" w14:paraId="6AB094F9" w14:textId="77777777">
        <w:tc>
          <w:tcPr>
            <w:tcW w:w="6232" w:type="dxa"/>
            <w:shd w:val="clear" w:color="auto" w:fill="D9D9D9" w:themeFill="background1" w:themeFillShade="D9"/>
            <w:tcMar/>
          </w:tcPr>
          <w:p w:rsidR="004604BA" w:rsidRDefault="00C11DB8" w14:paraId="0ABA7CB5" w14:textId="77777777">
            <w:pPr>
              <w:rPr>
                <w:rFonts w:ascii="Calibri" w:hAnsi="Calibri" w:cs="Calibri"/>
                <w:b/>
              </w:rPr>
            </w:pPr>
            <w:r>
              <w:rPr>
                <w:rFonts w:ascii="Calibri" w:hAnsi="Calibri" w:cs="Calibri"/>
                <w:b/>
              </w:rPr>
              <w:t>Response from Module Leader</w:t>
            </w:r>
          </w:p>
          <w:p w:rsidR="004604BA" w:rsidRDefault="00C11DB8" w14:paraId="2F4EDF15" w14:textId="77777777">
            <w:pPr>
              <w:rPr>
                <w:rFonts w:ascii="Calibri" w:hAnsi="Calibri" w:cs="Calibri"/>
                <w:b/>
              </w:rPr>
            </w:pPr>
            <w:r>
              <w:rPr>
                <w:bCs/>
                <w:i/>
                <w:iCs/>
              </w:rPr>
              <w:t>Please provide a point-by-point response to all reviewer comments.  For each comment, please explain exactly how you have changed the module to address the issue raised.</w:t>
            </w:r>
          </w:p>
          <w:p w:rsidR="004604BA" w:rsidRDefault="004604BA" w14:paraId="7FD0EC5C" w14:textId="77777777">
            <w:pPr>
              <w:rPr>
                <w:rFonts w:cs="Calibri"/>
                <w:b/>
              </w:rPr>
            </w:pPr>
          </w:p>
        </w:tc>
        <w:tc>
          <w:tcPr>
            <w:tcW w:w="9075" w:type="dxa"/>
            <w:gridSpan w:val="2"/>
            <w:tcMar/>
          </w:tcPr>
          <w:p w:rsidR="004604BA" w:rsidRDefault="004604BA" w14:paraId="0D088D6C" w14:textId="77777777"/>
          <w:p w:rsidR="004604BA" w:rsidRDefault="004604BA" w14:paraId="1C260F6D" w14:textId="77777777"/>
          <w:p w:rsidR="004604BA" w:rsidRDefault="004604BA" w14:paraId="7B2A7BFF" w14:textId="4038B7E8">
            <w:r w:rsidR="36DBA921">
              <w:rPr/>
              <w:t>All responses are underneath comments above in read.</w:t>
            </w:r>
          </w:p>
          <w:p w:rsidR="004604BA" w:rsidRDefault="004604BA" w14:paraId="27E3D6B5" w14:textId="77777777"/>
        </w:tc>
      </w:tr>
    </w:tbl>
    <w:p w:rsidR="004604BA" w:rsidRDefault="004604BA" w14:paraId="13500FA4" w14:textId="77777777">
      <w:pPr>
        <w:rPr>
          <w:b/>
          <w:sz w:val="28"/>
          <w:szCs w:val="28"/>
        </w:rPr>
      </w:pPr>
    </w:p>
    <w:tbl>
      <w:tblPr>
        <w:tblStyle w:val="TableGrid"/>
        <w:tblW w:w="15309" w:type="dxa"/>
        <w:tblLook w:val="04A0" w:firstRow="1" w:lastRow="0" w:firstColumn="1" w:lastColumn="0" w:noHBand="0" w:noVBand="1"/>
      </w:tblPr>
      <w:tblGrid>
        <w:gridCol w:w="6247"/>
        <w:gridCol w:w="978"/>
        <w:gridCol w:w="8084"/>
      </w:tblGrid>
      <w:tr w:rsidR="004604BA" w:rsidTr="4D2D20CA" w14:paraId="228CD96A" w14:textId="77777777">
        <w:tc>
          <w:tcPr>
            <w:tcW w:w="6247" w:type="dxa"/>
            <w:shd w:val="clear" w:color="auto" w:fill="FFFFCD"/>
          </w:tcPr>
          <w:p w:rsidR="004604BA" w:rsidRDefault="00C11DB8" w14:paraId="0174D1BC" w14:textId="77777777">
            <w:pPr>
              <w:pStyle w:val="ListParagraph"/>
              <w:numPr>
                <w:ilvl w:val="0"/>
                <w:numId w:val="3"/>
              </w:numPr>
              <w:ind w:left="0"/>
              <w:rPr>
                <w:rFonts w:eastAsia="Times New Roman" w:cs="Times New Roman"/>
                <w:b/>
                <w:bCs/>
                <w:sz w:val="28"/>
                <w:szCs w:val="28"/>
                <w:lang w:eastAsia="en-GB"/>
              </w:rPr>
            </w:pPr>
            <w:r>
              <w:rPr>
                <w:rFonts w:eastAsia="Times New Roman" w:cs="Times New Roman"/>
                <w:b/>
                <w:bCs/>
                <w:sz w:val="28"/>
                <w:szCs w:val="28"/>
                <w:lang w:val="en-US" w:eastAsia="en-GB"/>
              </w:rPr>
              <w:t xml:space="preserve">  </w:t>
            </w:r>
            <w:r>
              <w:rPr>
                <w:rFonts w:eastAsia="Times New Roman" w:cs="Times New Roman"/>
                <w:b/>
                <w:bCs/>
                <w:sz w:val="28"/>
                <w:szCs w:val="28"/>
                <w:lang w:eastAsia="en-GB"/>
              </w:rPr>
              <w:t>SUBJECTS TAB</w:t>
            </w:r>
          </w:p>
        </w:tc>
        <w:tc>
          <w:tcPr>
            <w:tcW w:w="978" w:type="dxa"/>
            <w:shd w:val="clear" w:color="auto" w:fill="FFFFCD"/>
          </w:tcPr>
          <w:p w:rsidR="004604BA" w:rsidRDefault="004604BA" w14:paraId="799ED3E3" w14:textId="77777777">
            <w:pPr>
              <w:jc w:val="center"/>
              <w:rPr>
                <w:b/>
              </w:rPr>
            </w:pPr>
          </w:p>
        </w:tc>
        <w:tc>
          <w:tcPr>
            <w:tcW w:w="8084" w:type="dxa"/>
            <w:shd w:val="clear" w:color="auto" w:fill="FFFFCD"/>
          </w:tcPr>
          <w:p w:rsidR="004604BA" w:rsidRDefault="004604BA" w14:paraId="5D33AD51" w14:textId="77777777">
            <w:pPr>
              <w:contextualSpacing/>
            </w:pPr>
          </w:p>
        </w:tc>
      </w:tr>
      <w:tr w:rsidR="004604BA" w:rsidTr="4D2D20CA" w14:paraId="6067EDB6" w14:textId="77777777">
        <w:tc>
          <w:tcPr>
            <w:tcW w:w="6247" w:type="dxa"/>
            <w:shd w:val="clear" w:color="auto" w:fill="DEEBF6"/>
          </w:tcPr>
          <w:p w:rsidR="004604BA" w:rsidRDefault="00C11DB8" w14:paraId="107D7AF2" w14:textId="77777777">
            <w:pPr>
              <w:pStyle w:val="ListParagraph"/>
              <w:ind w:left="0"/>
              <w:rPr>
                <w:rFonts w:eastAsia="Times New Roman" w:cs="Times New Roman"/>
                <w:b/>
                <w:bCs/>
                <w:sz w:val="28"/>
                <w:szCs w:val="28"/>
                <w:lang w:val="en-US" w:eastAsia="en-GB"/>
              </w:rPr>
            </w:pPr>
            <w:proofErr w:type="spellStart"/>
            <w:r>
              <w:rPr>
                <w:rFonts w:eastAsia="Times New Roman" w:cs="Times New Roman"/>
                <w:b/>
                <w:bCs/>
                <w:lang w:val="en-US" w:eastAsia="en-GB"/>
              </w:rPr>
              <w:t>HECoS</w:t>
            </w:r>
            <w:proofErr w:type="spellEnd"/>
            <w:r>
              <w:rPr>
                <w:rFonts w:eastAsia="Times New Roman" w:cs="Times New Roman"/>
                <w:b/>
                <w:bCs/>
                <w:lang w:val="en-US" w:eastAsia="en-GB"/>
              </w:rPr>
              <w:t xml:space="preserve"> Subject:</w:t>
            </w:r>
          </w:p>
        </w:tc>
        <w:tc>
          <w:tcPr>
            <w:tcW w:w="978" w:type="dxa"/>
          </w:tcPr>
          <w:p w:rsidR="004604BA" w:rsidRDefault="004604BA" w14:paraId="38E25BAC" w14:textId="77777777">
            <w:pPr>
              <w:jc w:val="center"/>
              <w:rPr>
                <w:b/>
              </w:rPr>
            </w:pPr>
          </w:p>
        </w:tc>
        <w:tc>
          <w:tcPr>
            <w:tcW w:w="8084" w:type="dxa"/>
          </w:tcPr>
          <w:p w:rsidR="004604BA" w:rsidRDefault="311F897A" w14:paraId="5F937887" w14:textId="73D5274A">
            <w:pPr>
              <w:contextualSpacing/>
            </w:pPr>
            <w:r>
              <w:t>100346: Biology, 100.0 %</w:t>
            </w:r>
          </w:p>
          <w:p w:rsidR="004604BA" w:rsidRDefault="004604BA" w14:paraId="5EE3B371" w14:textId="430EF321">
            <w:pPr>
              <w:contextualSpacing/>
            </w:pPr>
          </w:p>
        </w:tc>
      </w:tr>
    </w:tbl>
    <w:p w:rsidR="004604BA" w:rsidRDefault="004604BA" w14:paraId="0E173C08" w14:textId="77777777">
      <w:pPr>
        <w:rPr>
          <w:b/>
          <w:sz w:val="18"/>
          <w:szCs w:val="18"/>
        </w:rPr>
      </w:pPr>
    </w:p>
    <w:p w:rsidR="004604BA" w:rsidRDefault="00C11DB8" w14:paraId="2C66BB60" w14:textId="77777777">
      <w:pPr>
        <w:rPr>
          <w:b/>
          <w:sz w:val="28"/>
          <w:szCs w:val="28"/>
        </w:rPr>
      </w:pPr>
      <w:bookmarkStart w:name="_Hlk90556813" w:id="1"/>
      <w:r>
        <w:rPr>
          <w:b/>
          <w:sz w:val="28"/>
          <w:szCs w:val="28"/>
          <w:u w:val="single"/>
        </w:rPr>
        <w:t>Costs</w:t>
      </w:r>
    </w:p>
    <w:p w:rsidR="004604BA" w:rsidRDefault="004604BA" w14:paraId="7C2F1BC0" w14:textId="77777777">
      <w:pPr>
        <w:rPr>
          <w:b/>
          <w:sz w:val="18"/>
          <w:szCs w:val="18"/>
        </w:rPr>
      </w:pPr>
    </w:p>
    <w:tbl>
      <w:tblPr>
        <w:tblStyle w:val="TableGrid"/>
        <w:tblW w:w="15309" w:type="dxa"/>
        <w:tblLook w:val="04A0" w:firstRow="1" w:lastRow="0" w:firstColumn="1" w:lastColumn="0" w:noHBand="0" w:noVBand="1"/>
      </w:tblPr>
      <w:tblGrid>
        <w:gridCol w:w="6232"/>
        <w:gridCol w:w="993"/>
        <w:gridCol w:w="8084"/>
      </w:tblGrid>
      <w:tr w:rsidR="004604BA" w:rsidTr="4D2D20CA" w14:paraId="6240D865" w14:textId="77777777">
        <w:tc>
          <w:tcPr>
            <w:tcW w:w="6232" w:type="dxa"/>
            <w:shd w:val="clear" w:color="auto" w:fill="FFFFCD"/>
          </w:tcPr>
          <w:p w:rsidR="004604BA" w:rsidRDefault="00C11DB8" w14:paraId="364898B3" w14:textId="77777777">
            <w:pPr>
              <w:pStyle w:val="ListParagraph"/>
              <w:numPr>
                <w:ilvl w:val="0"/>
                <w:numId w:val="3"/>
              </w:numPr>
              <w:ind w:left="0"/>
              <w:rPr>
                <w:rFonts w:eastAsia="Times New Roman" w:cs="Times New Roman"/>
                <w:b/>
                <w:bCs/>
                <w:sz w:val="28"/>
                <w:szCs w:val="28"/>
                <w:lang w:eastAsia="en-GB"/>
              </w:rPr>
            </w:pPr>
            <w:r>
              <w:rPr>
                <w:rFonts w:eastAsia="Times New Roman" w:cs="Times New Roman"/>
                <w:b/>
                <w:bCs/>
                <w:sz w:val="28"/>
                <w:szCs w:val="28"/>
                <w:lang w:val="en-US" w:eastAsia="en-GB"/>
              </w:rPr>
              <w:t xml:space="preserve"> </w:t>
            </w:r>
            <w:r>
              <w:rPr>
                <w:rFonts w:eastAsia="Times New Roman" w:cs="Times New Roman"/>
                <w:b/>
                <w:bCs/>
                <w:sz w:val="28"/>
                <w:szCs w:val="28"/>
                <w:lang w:eastAsia="en-GB"/>
              </w:rPr>
              <w:t>COSTS TAB</w:t>
            </w:r>
          </w:p>
        </w:tc>
        <w:tc>
          <w:tcPr>
            <w:tcW w:w="993" w:type="dxa"/>
            <w:shd w:val="clear" w:color="auto" w:fill="FFFFCD"/>
          </w:tcPr>
          <w:p w:rsidR="004604BA" w:rsidRDefault="00C11DB8" w14:paraId="1A16DFEC" w14:textId="77777777">
            <w:pPr>
              <w:jc w:val="center"/>
              <w:rPr>
                <w:b/>
              </w:rPr>
            </w:pPr>
            <w:r>
              <w:rPr>
                <w:b/>
              </w:rPr>
              <w:t>Yes/No</w:t>
            </w:r>
          </w:p>
        </w:tc>
        <w:tc>
          <w:tcPr>
            <w:tcW w:w="8084" w:type="dxa"/>
            <w:shd w:val="clear" w:color="auto" w:fill="FFFFCD"/>
          </w:tcPr>
          <w:p w:rsidR="004604BA" w:rsidRDefault="00C11DB8" w14:paraId="7A9932DA" w14:textId="77777777">
            <w:pPr>
              <w:contextualSpacing/>
            </w:pPr>
            <w:r>
              <w:rPr>
                <w:b/>
              </w:rPr>
              <w:t>Additional comments if applicable</w:t>
            </w:r>
          </w:p>
        </w:tc>
      </w:tr>
      <w:tr w:rsidR="004604BA" w:rsidTr="4D2D20CA" w14:paraId="3807B810" w14:textId="77777777">
        <w:tc>
          <w:tcPr>
            <w:tcW w:w="6232" w:type="dxa"/>
            <w:shd w:val="clear" w:color="auto" w:fill="DEEBF6"/>
          </w:tcPr>
          <w:p w:rsidR="004604BA" w:rsidRDefault="00C11DB8" w14:paraId="6CBA76A0" w14:textId="77777777">
            <w:pPr>
              <w:pStyle w:val="ListParagraph"/>
              <w:ind w:left="0"/>
              <w:rPr>
                <w:rFonts w:eastAsia="Times New Roman" w:cs="Times New Roman"/>
                <w:b/>
                <w:lang w:val="en-US" w:eastAsia="en-GB"/>
              </w:rPr>
            </w:pPr>
            <w:r>
              <w:rPr>
                <w:rFonts w:eastAsia="Times New Roman" w:cs="Times New Roman"/>
                <w:b/>
                <w:lang w:val="en-US" w:eastAsia="en-GB"/>
              </w:rPr>
              <w:t>Are there any additional costs to the student?</w:t>
            </w:r>
          </w:p>
          <w:p w:rsidR="004604BA" w:rsidRDefault="004604BA" w14:paraId="4865D375" w14:textId="77777777">
            <w:pPr>
              <w:pStyle w:val="ListParagraph"/>
              <w:ind w:left="0"/>
              <w:rPr>
                <w:rFonts w:eastAsia="Times New Roman" w:cs="Times New Roman"/>
                <w:b/>
                <w:lang w:val="en-US" w:eastAsia="en-GB"/>
              </w:rPr>
            </w:pPr>
          </w:p>
        </w:tc>
        <w:tc>
          <w:tcPr>
            <w:tcW w:w="993" w:type="dxa"/>
          </w:tcPr>
          <w:p w:rsidR="004604BA" w:rsidP="4D2D20CA" w:rsidRDefault="453ABA74" w14:paraId="056E0899" w14:textId="205E6025">
            <w:pPr>
              <w:jc w:val="center"/>
              <w:rPr>
                <w:b/>
                <w:bCs/>
              </w:rPr>
            </w:pPr>
            <w:r w:rsidRPr="4D2D20CA">
              <w:rPr>
                <w:b/>
                <w:bCs/>
              </w:rPr>
              <w:t>no</w:t>
            </w:r>
          </w:p>
        </w:tc>
        <w:tc>
          <w:tcPr>
            <w:tcW w:w="8084" w:type="dxa"/>
          </w:tcPr>
          <w:p w:rsidR="004604BA" w:rsidRDefault="004604BA" w14:paraId="694C87EF" w14:textId="77777777">
            <w:pPr>
              <w:contextualSpacing/>
            </w:pPr>
          </w:p>
        </w:tc>
      </w:tr>
    </w:tbl>
    <w:p w:rsidR="004604BA" w:rsidRDefault="004604BA" w14:paraId="1B2D084B" w14:textId="77777777">
      <w:pPr>
        <w:rPr>
          <w:b/>
          <w:sz w:val="28"/>
          <w:szCs w:val="28"/>
        </w:rPr>
      </w:pPr>
    </w:p>
    <w:bookmarkEnd w:id="1"/>
    <w:p w:rsidR="004604BA" w:rsidRDefault="004604BA" w14:paraId="29A3EDDA" w14:textId="77777777">
      <w:pPr>
        <w:spacing w:after="120" w:line="259" w:lineRule="auto"/>
        <w:ind w:left="567" w:hanging="567"/>
        <w:rPr>
          <w:b/>
          <w:sz w:val="28"/>
          <w:szCs w:val="28"/>
        </w:rPr>
      </w:pPr>
    </w:p>
    <w:p w:rsidR="004604BA" w:rsidRDefault="00C11DB8" w14:paraId="10E89E6A" w14:textId="77777777">
      <w:pPr>
        <w:spacing w:after="120" w:line="259" w:lineRule="auto"/>
        <w:ind w:left="567" w:hanging="567"/>
        <w:rPr>
          <w:b/>
          <w:sz w:val="28"/>
          <w:szCs w:val="28"/>
          <w:u w:val="single"/>
        </w:rPr>
      </w:pPr>
      <w:r>
        <w:rPr>
          <w:b/>
          <w:sz w:val="28"/>
          <w:szCs w:val="28"/>
          <w:u w:val="single"/>
        </w:rPr>
        <w:t>Resources</w:t>
      </w:r>
    </w:p>
    <w:tbl>
      <w:tblPr>
        <w:tblStyle w:val="TableGrid"/>
        <w:tblW w:w="0" w:type="auto"/>
        <w:tblLook w:val="04A0" w:firstRow="1" w:lastRow="0" w:firstColumn="1" w:lastColumn="0" w:noHBand="0" w:noVBand="1"/>
      </w:tblPr>
      <w:tblGrid>
        <w:gridCol w:w="6232"/>
        <w:gridCol w:w="993"/>
        <w:gridCol w:w="8082"/>
      </w:tblGrid>
      <w:tr w:rsidR="004604BA" w:rsidTr="4D2D20CA" w14:paraId="449727E4" w14:textId="77777777">
        <w:tc>
          <w:tcPr>
            <w:tcW w:w="6232" w:type="dxa"/>
            <w:shd w:val="clear" w:color="auto" w:fill="FFFFCD"/>
          </w:tcPr>
          <w:p w:rsidR="004604BA" w:rsidRDefault="00C11DB8" w14:paraId="4711F04B" w14:textId="77777777">
            <w:pPr>
              <w:numPr>
                <w:ilvl w:val="0"/>
                <w:numId w:val="3"/>
              </w:numPr>
              <w:rPr>
                <w:rFonts w:cs="Calibri"/>
                <w:b/>
                <w:sz w:val="28"/>
                <w:szCs w:val="28"/>
              </w:rPr>
            </w:pPr>
            <w:r>
              <w:rPr>
                <w:rFonts w:eastAsia="Times New Roman" w:cs="Times New Roman"/>
                <w:b/>
                <w:bCs/>
                <w:sz w:val="28"/>
                <w:szCs w:val="28"/>
                <w:lang w:val="en-US" w:eastAsia="en-GB"/>
              </w:rPr>
              <w:t xml:space="preserve"> </w:t>
            </w:r>
            <w:r>
              <w:rPr>
                <w:rFonts w:eastAsia="Times New Roman" w:cs="Times New Roman"/>
                <w:b/>
                <w:bCs/>
                <w:sz w:val="28"/>
                <w:szCs w:val="28"/>
                <w:lang w:eastAsia="en-GB"/>
              </w:rPr>
              <w:t>RESOURCES TAB</w:t>
            </w:r>
          </w:p>
        </w:tc>
        <w:tc>
          <w:tcPr>
            <w:tcW w:w="993" w:type="dxa"/>
            <w:shd w:val="clear" w:color="auto" w:fill="FFFFCD"/>
          </w:tcPr>
          <w:p w:rsidR="004604BA" w:rsidRDefault="00C11DB8" w14:paraId="163C5865" w14:textId="77777777">
            <w:pPr>
              <w:jc w:val="center"/>
              <w:rPr>
                <w:b/>
              </w:rPr>
            </w:pPr>
            <w:r>
              <w:rPr>
                <w:b/>
              </w:rPr>
              <w:t>Yes/No</w:t>
            </w:r>
          </w:p>
        </w:tc>
        <w:tc>
          <w:tcPr>
            <w:tcW w:w="8082" w:type="dxa"/>
            <w:shd w:val="clear" w:color="auto" w:fill="FFFFCD"/>
          </w:tcPr>
          <w:p w:rsidR="004604BA" w:rsidRDefault="00C11DB8" w14:paraId="2417EACB" w14:textId="77777777">
            <w:pPr>
              <w:contextualSpacing/>
              <w:rPr>
                <w:color w:val="000000" w:themeColor="text1"/>
              </w:rPr>
            </w:pPr>
            <w:r>
              <w:rPr>
                <w:b/>
              </w:rPr>
              <w:t>Additional comments if applicable</w:t>
            </w:r>
          </w:p>
        </w:tc>
      </w:tr>
      <w:tr w:rsidR="004604BA" w:rsidTr="4D2D20CA" w14:paraId="49E54F66" w14:textId="77777777">
        <w:tc>
          <w:tcPr>
            <w:tcW w:w="6232" w:type="dxa"/>
            <w:shd w:val="clear" w:color="auto" w:fill="DEEBF6"/>
          </w:tcPr>
          <w:p w:rsidR="004604BA" w:rsidRDefault="00C11DB8" w14:paraId="75E22DDE" w14:textId="77777777">
            <w:pPr>
              <w:rPr>
                <w:rFonts w:cs="Calibri"/>
                <w:b/>
              </w:rPr>
            </w:pPr>
            <w:r>
              <w:rPr>
                <w:rFonts w:cs="Calibri"/>
                <w:b/>
              </w:rPr>
              <w:t>Is the reading list completed and is it appropriate for the module?</w:t>
            </w:r>
          </w:p>
          <w:p w:rsidR="004604BA" w:rsidRDefault="004604BA" w14:paraId="010687E7" w14:textId="77777777">
            <w:pPr>
              <w:rPr>
                <w:rFonts w:cs="Calibri"/>
                <w:b/>
              </w:rPr>
            </w:pPr>
          </w:p>
          <w:p w:rsidR="004604BA" w:rsidRDefault="00C11DB8" w14:paraId="72984BC2" w14:textId="77777777">
            <w:pPr>
              <w:rPr>
                <w:rFonts w:cs="Calibri"/>
                <w:b/>
              </w:rPr>
            </w:pPr>
            <w:r>
              <w:rPr>
                <w:rFonts w:cs="Calibri"/>
                <w:b/>
              </w:rPr>
              <w:t>Are links to reading list(s) working?</w:t>
            </w:r>
          </w:p>
          <w:p w:rsidR="004604BA" w:rsidRDefault="004604BA" w14:paraId="579F3D13" w14:textId="77777777">
            <w:pPr>
              <w:rPr>
                <w:rFonts w:cs="Calibri"/>
                <w:b/>
              </w:rPr>
            </w:pPr>
          </w:p>
        </w:tc>
        <w:sdt>
          <w:sdtPr>
            <w:rPr>
              <w:b/>
              <w:bCs/>
            </w:rPr>
            <w:id w:val="-88475109"/>
            <w:placeholder>
              <w:docPart w:val="219EF1B9CC324B8CB92FCDA18CAF0061"/>
            </w:placeholder>
            <w:dropDownList>
              <w:listItem w:displayText="yes" w:value="yes"/>
              <w:listItem w:displayText="no" w:value="no"/>
            </w:dropDownList>
          </w:sdtPr>
          <w:sdtContent>
            <w:tc>
              <w:tcPr>
                <w:tcW w:w="993" w:type="dxa"/>
              </w:tcPr>
              <w:p w:rsidR="004604BA" w:rsidRDefault="42685590" w14:paraId="12F6E0FD" w14:textId="151025DE">
                <w:pPr>
                  <w:jc w:val="center"/>
                </w:pPr>
                <w:r w:rsidRPr="4D2D20CA">
                  <w:rPr>
                    <w:b/>
                    <w:bCs/>
                  </w:rPr>
                  <w:t>no</w:t>
                </w:r>
              </w:p>
            </w:tc>
          </w:sdtContent>
        </w:sdt>
        <w:tc>
          <w:tcPr>
            <w:tcW w:w="8082" w:type="dxa"/>
          </w:tcPr>
          <w:p w:rsidR="004604BA" w:rsidRDefault="004604BA" w14:paraId="242210A5" w14:textId="77777777">
            <w:pPr>
              <w:contextualSpacing/>
              <w:rPr>
                <w:color w:val="000000" w:themeColor="text1"/>
              </w:rPr>
            </w:pPr>
          </w:p>
        </w:tc>
      </w:tr>
      <w:tr w:rsidR="004604BA" w:rsidTr="4D2D20CA" w14:paraId="578F8880" w14:textId="77777777">
        <w:tc>
          <w:tcPr>
            <w:tcW w:w="6232" w:type="dxa"/>
            <w:shd w:val="clear" w:color="auto" w:fill="D9D9D9" w:themeFill="background1" w:themeFillShade="D9"/>
          </w:tcPr>
          <w:p w:rsidR="004604BA" w:rsidRDefault="00C11DB8" w14:paraId="7D23E480" w14:textId="77777777">
            <w:pPr>
              <w:rPr>
                <w:rFonts w:ascii="Calibri" w:hAnsi="Calibri" w:cs="Calibri"/>
                <w:b/>
              </w:rPr>
            </w:pPr>
            <w:r>
              <w:rPr>
                <w:rFonts w:ascii="Calibri" w:hAnsi="Calibri" w:cs="Calibri"/>
                <w:b/>
              </w:rPr>
              <w:t>Response from Module Leader</w:t>
            </w:r>
          </w:p>
          <w:p w:rsidR="004604BA" w:rsidRDefault="00C11DB8" w14:paraId="65020AA5" w14:textId="77777777">
            <w:pPr>
              <w:rPr>
                <w:rFonts w:ascii="Calibri" w:hAnsi="Calibri" w:cs="Calibri"/>
                <w:b/>
              </w:rPr>
            </w:pPr>
            <w:r>
              <w:rPr>
                <w:bCs/>
                <w:i/>
                <w:iCs/>
              </w:rPr>
              <w:t>Please provide a point-by-point response to all reviewer comments.  For each comment, please explain exactly how you have changed the module to address the issue raised.</w:t>
            </w:r>
          </w:p>
        </w:tc>
        <w:tc>
          <w:tcPr>
            <w:tcW w:w="9075" w:type="dxa"/>
            <w:gridSpan w:val="2"/>
          </w:tcPr>
          <w:p w:rsidR="004604BA" w:rsidRDefault="004604BA" w14:paraId="1A5F376E" w14:textId="77777777"/>
          <w:p w:rsidR="004604BA" w:rsidRDefault="004604BA" w14:paraId="51DE487B" w14:textId="77777777"/>
        </w:tc>
      </w:tr>
    </w:tbl>
    <w:p w:rsidR="004604BA" w:rsidRDefault="004604BA" w14:paraId="38746CF8" w14:textId="77777777">
      <w:pPr>
        <w:spacing w:after="120" w:line="259" w:lineRule="auto"/>
        <w:ind w:left="567" w:hanging="567"/>
        <w:rPr>
          <w:b/>
          <w:sz w:val="18"/>
          <w:szCs w:val="18"/>
        </w:rPr>
      </w:pPr>
    </w:p>
    <w:tbl>
      <w:tblPr>
        <w:tblStyle w:val="TableGrid"/>
        <w:tblW w:w="15309" w:type="dxa"/>
        <w:tblLook w:val="04A0" w:firstRow="1" w:lastRow="0" w:firstColumn="1" w:lastColumn="0" w:noHBand="0" w:noVBand="1"/>
      </w:tblPr>
      <w:tblGrid>
        <w:gridCol w:w="5995"/>
        <w:gridCol w:w="1230"/>
        <w:gridCol w:w="8084"/>
      </w:tblGrid>
      <w:tr w:rsidR="004604BA" w14:paraId="44B12B1F" w14:textId="77777777">
        <w:tc>
          <w:tcPr>
            <w:tcW w:w="5995" w:type="dxa"/>
            <w:shd w:val="clear" w:color="auto" w:fill="FFFFCD"/>
          </w:tcPr>
          <w:p w:rsidR="004604BA" w:rsidRDefault="00C11DB8" w14:paraId="65853118" w14:textId="77777777">
            <w:pPr>
              <w:pStyle w:val="ListParagraph"/>
              <w:numPr>
                <w:ilvl w:val="0"/>
                <w:numId w:val="3"/>
              </w:numPr>
              <w:ind w:left="0"/>
              <w:rPr>
                <w:rFonts w:eastAsia="Times New Roman" w:cs="Times New Roman"/>
                <w:b/>
                <w:bCs/>
                <w:sz w:val="28"/>
                <w:szCs w:val="28"/>
                <w:lang w:eastAsia="en-GB"/>
              </w:rPr>
            </w:pPr>
            <w:bookmarkStart w:name="_Hlk74907036" w:id="2"/>
            <w:r>
              <w:rPr>
                <w:rFonts w:eastAsia="Times New Roman" w:cs="Times New Roman"/>
                <w:b/>
                <w:bCs/>
                <w:sz w:val="28"/>
                <w:szCs w:val="28"/>
                <w:lang w:val="en-US" w:eastAsia="en-GB"/>
              </w:rPr>
              <w:t xml:space="preserve"> DOCUMENTS</w:t>
            </w:r>
            <w:r>
              <w:rPr>
                <w:rFonts w:eastAsia="Times New Roman" w:cs="Times New Roman"/>
                <w:b/>
                <w:bCs/>
                <w:sz w:val="28"/>
                <w:szCs w:val="28"/>
                <w:lang w:eastAsia="en-GB"/>
              </w:rPr>
              <w:t xml:space="preserve"> TAB</w:t>
            </w:r>
          </w:p>
        </w:tc>
        <w:tc>
          <w:tcPr>
            <w:tcW w:w="1230" w:type="dxa"/>
            <w:shd w:val="clear" w:color="auto" w:fill="FFFFCD"/>
          </w:tcPr>
          <w:p w:rsidR="004604BA" w:rsidRDefault="004604BA" w14:paraId="41B95F1A" w14:textId="77777777">
            <w:pPr>
              <w:jc w:val="center"/>
              <w:rPr>
                <w:b/>
              </w:rPr>
            </w:pPr>
          </w:p>
        </w:tc>
        <w:tc>
          <w:tcPr>
            <w:tcW w:w="8084" w:type="dxa"/>
            <w:shd w:val="clear" w:color="auto" w:fill="FFFFCD"/>
          </w:tcPr>
          <w:p w:rsidR="004604BA" w:rsidRDefault="004604BA" w14:paraId="7F824C2C" w14:textId="77777777">
            <w:pPr>
              <w:contextualSpacing/>
            </w:pPr>
          </w:p>
        </w:tc>
      </w:tr>
      <w:tr w:rsidR="004604BA" w14:paraId="0806E5C4" w14:textId="77777777">
        <w:tc>
          <w:tcPr>
            <w:tcW w:w="5995" w:type="dxa"/>
            <w:shd w:val="clear" w:color="auto" w:fill="DEEBF6" w:themeFill="accent1" w:themeFillTint="32"/>
          </w:tcPr>
          <w:p w:rsidR="004604BA" w:rsidRDefault="004604BA" w14:paraId="5BD016C2" w14:textId="77777777">
            <w:pPr>
              <w:pStyle w:val="ListParagraph"/>
              <w:ind w:left="0"/>
              <w:rPr>
                <w:rFonts w:eastAsia="Times New Roman" w:cs="Times New Roman"/>
                <w:bCs/>
                <w:sz w:val="18"/>
                <w:szCs w:val="18"/>
                <w:lang w:eastAsia="en-GB"/>
              </w:rPr>
            </w:pPr>
          </w:p>
          <w:p w:rsidR="004604BA" w:rsidRDefault="004604BA" w14:paraId="5905E9CA" w14:textId="77777777">
            <w:pPr>
              <w:pStyle w:val="ListParagraph"/>
              <w:ind w:left="0"/>
              <w:rPr>
                <w:rFonts w:eastAsia="Times New Roman" w:cs="Times New Roman"/>
                <w:bCs/>
                <w:sz w:val="18"/>
                <w:szCs w:val="18"/>
                <w:lang w:eastAsia="en-GB"/>
              </w:rPr>
            </w:pPr>
          </w:p>
        </w:tc>
        <w:tc>
          <w:tcPr>
            <w:tcW w:w="1230" w:type="dxa"/>
          </w:tcPr>
          <w:p w:rsidR="004604BA" w:rsidRDefault="004604BA" w14:paraId="52E6D801" w14:textId="77777777">
            <w:pPr>
              <w:jc w:val="center"/>
              <w:rPr>
                <w:b/>
              </w:rPr>
            </w:pPr>
          </w:p>
        </w:tc>
        <w:tc>
          <w:tcPr>
            <w:tcW w:w="8084" w:type="dxa"/>
          </w:tcPr>
          <w:p w:rsidR="004604BA" w:rsidRDefault="004604BA" w14:paraId="7CF96E3C" w14:textId="77777777">
            <w:pPr>
              <w:contextualSpacing/>
            </w:pPr>
          </w:p>
        </w:tc>
      </w:tr>
    </w:tbl>
    <w:p w:rsidR="004604BA" w:rsidRDefault="004604BA" w14:paraId="0BA94E52" w14:textId="77777777"/>
    <w:p w:rsidR="004604BA" w:rsidRDefault="004604BA" w14:paraId="792E6984" w14:textId="77777777"/>
    <w:p w:rsidR="004604BA" w:rsidRDefault="004604BA" w14:paraId="0492E2F8" w14:textId="77777777"/>
    <w:p w:rsidR="004604BA" w:rsidRDefault="00C11DB8" w14:paraId="1219FADF" w14:textId="77777777">
      <w:pPr>
        <w:jc w:val="both"/>
      </w:pPr>
      <w:r>
        <w:rPr>
          <w:b/>
        </w:rPr>
        <w:br w:type="column"/>
      </w:r>
      <w:r>
        <w:rPr>
          <w:b/>
        </w:rPr>
        <w:lastRenderedPageBreak/>
        <w:t>Guidelines</w:t>
      </w:r>
      <w:r>
        <w:t xml:space="preserve"> for </w:t>
      </w:r>
      <w:r>
        <w:rPr>
          <w:rFonts w:ascii="Calibri" w:hAnsi="Calibri" w:cs="Calibri"/>
          <w:b/>
        </w:rPr>
        <w:t>Scrutiny Panel</w:t>
      </w:r>
    </w:p>
    <w:p w:rsidR="004604BA" w:rsidRDefault="004604BA" w14:paraId="09B9E806" w14:textId="77777777">
      <w:pPr>
        <w:jc w:val="center"/>
      </w:pPr>
    </w:p>
    <w:p w:rsidR="004604BA" w:rsidRDefault="00C11DB8" w14:paraId="3C06EBB2" w14:textId="77777777">
      <w:pPr>
        <w:jc w:val="center"/>
      </w:pPr>
      <w:r>
        <w:t>Applicable to all Undergraduate (level 4-6) and Postgraduate taught (level 7) modules</w:t>
      </w:r>
    </w:p>
    <w:p w:rsidR="004604BA" w:rsidRDefault="004604BA" w14:paraId="708CEA5F" w14:textId="77777777">
      <w:pPr>
        <w:rPr>
          <w:sz w:val="20"/>
          <w:szCs w:val="20"/>
        </w:rPr>
      </w:pPr>
    </w:p>
    <w:p w:rsidR="004604BA" w:rsidRDefault="004604BA" w14:paraId="69082F20" w14:textId="77777777">
      <w:pPr>
        <w:rPr>
          <w:sz w:val="20"/>
          <w:szCs w:val="20"/>
        </w:rPr>
      </w:pPr>
    </w:p>
    <w:tbl>
      <w:tblPr>
        <w:tblStyle w:val="TableGrid"/>
        <w:tblpPr w:leftFromText="180" w:rightFromText="180" w:vertAnchor="text" w:horzAnchor="page" w:tblpX="8575" w:tblpY="-59"/>
        <w:tblW w:w="0" w:type="auto"/>
        <w:tblLook w:val="04A0" w:firstRow="1" w:lastRow="0" w:firstColumn="1" w:lastColumn="0" w:noHBand="0" w:noVBand="1"/>
      </w:tblPr>
      <w:tblGrid>
        <w:gridCol w:w="3571"/>
        <w:gridCol w:w="3375"/>
      </w:tblGrid>
      <w:tr w:rsidR="004604BA" w14:paraId="596FACE3" w14:textId="77777777">
        <w:trPr>
          <w:trHeight w:val="700"/>
        </w:trPr>
        <w:tc>
          <w:tcPr>
            <w:tcW w:w="6946" w:type="dxa"/>
            <w:gridSpan w:val="2"/>
            <w:tcBorders>
              <w:top w:val="single" w:color="auto" w:sz="4" w:space="0"/>
              <w:left w:val="single" w:color="auto" w:sz="4" w:space="0"/>
              <w:bottom w:val="single" w:color="auto" w:sz="4" w:space="0"/>
              <w:right w:val="single" w:color="auto" w:sz="4" w:space="0"/>
            </w:tcBorders>
            <w:shd w:val="clear" w:color="auto" w:fill="FFFFCD"/>
          </w:tcPr>
          <w:p w:rsidR="004604BA" w:rsidRDefault="00C11DB8" w14:paraId="7A04DF20" w14:textId="77777777">
            <w:pPr>
              <w:jc w:val="center"/>
              <w:rPr>
                <w:b/>
                <w:sz w:val="20"/>
                <w:szCs w:val="20"/>
              </w:rPr>
            </w:pPr>
            <w:r>
              <w:rPr>
                <w:b/>
                <w:sz w:val="20"/>
                <w:szCs w:val="20"/>
              </w:rPr>
              <w:t>Proposal Type</w:t>
            </w:r>
          </w:p>
          <w:p w:rsidR="004604BA" w:rsidRDefault="004604BA" w14:paraId="27F0BC2C" w14:textId="77777777">
            <w:pPr>
              <w:rPr>
                <w:sz w:val="20"/>
                <w:szCs w:val="20"/>
              </w:rPr>
            </w:pPr>
          </w:p>
        </w:tc>
      </w:tr>
      <w:tr w:rsidR="004604BA" w14:paraId="1F33D0FF" w14:textId="77777777">
        <w:trPr>
          <w:trHeight w:val="3897"/>
        </w:trPr>
        <w:tc>
          <w:tcPr>
            <w:tcW w:w="3571" w:type="dxa"/>
            <w:tcBorders>
              <w:top w:val="single" w:color="auto" w:sz="4" w:space="0"/>
              <w:left w:val="single" w:color="auto" w:sz="4" w:space="0"/>
              <w:bottom w:val="single" w:color="auto" w:sz="4" w:space="0"/>
              <w:right w:val="single" w:color="auto" w:sz="4" w:space="0"/>
            </w:tcBorders>
            <w:vAlign w:val="center"/>
          </w:tcPr>
          <w:p w:rsidR="004604BA" w:rsidRDefault="00C11DB8" w14:paraId="2C48768E" w14:textId="77777777">
            <w:pPr>
              <w:rPr>
                <w:rFonts w:ascii="Calibri" w:hAnsi="Calibri" w:cs="Calibri"/>
                <w:b/>
                <w:sz w:val="20"/>
                <w:szCs w:val="20"/>
              </w:rPr>
            </w:pPr>
            <w:r>
              <w:rPr>
                <w:rFonts w:ascii="Calibri" w:hAnsi="Calibri" w:cs="Calibri"/>
                <w:b/>
                <w:sz w:val="20"/>
                <w:szCs w:val="20"/>
              </w:rPr>
              <w:t>Major change</w:t>
            </w:r>
          </w:p>
          <w:p w:rsidR="004604BA" w:rsidRDefault="00C11DB8" w14:paraId="72F8E340" w14:textId="77777777">
            <w:pPr>
              <w:pStyle w:val="ListParagraph"/>
              <w:numPr>
                <w:ilvl w:val="0"/>
                <w:numId w:val="7"/>
              </w:numPr>
              <w:spacing w:after="200" w:line="276" w:lineRule="auto"/>
              <w:rPr>
                <w:rFonts w:ascii="Calibri" w:hAnsi="Calibri" w:cs="Calibri"/>
                <w:sz w:val="20"/>
                <w:szCs w:val="20"/>
              </w:rPr>
            </w:pPr>
            <w:r>
              <w:rPr>
                <w:rFonts w:ascii="Calibri" w:hAnsi="Calibri" w:cs="Calibri"/>
                <w:sz w:val="20"/>
                <w:szCs w:val="20"/>
              </w:rPr>
              <w:t>Substantive module title change*</w:t>
            </w:r>
          </w:p>
          <w:p w:rsidR="004604BA" w:rsidRDefault="00C11DB8" w14:paraId="5132FAE5" w14:textId="77777777">
            <w:pPr>
              <w:pStyle w:val="ListParagraph"/>
              <w:numPr>
                <w:ilvl w:val="0"/>
                <w:numId w:val="7"/>
              </w:numPr>
              <w:spacing w:after="200" w:line="276" w:lineRule="auto"/>
              <w:rPr>
                <w:rFonts w:ascii="Calibri" w:hAnsi="Calibri" w:cs="Calibri"/>
                <w:sz w:val="20"/>
                <w:szCs w:val="20"/>
              </w:rPr>
            </w:pPr>
            <w:r>
              <w:rPr>
                <w:rFonts w:ascii="Calibri" w:hAnsi="Calibri" w:cs="Calibri"/>
                <w:sz w:val="20"/>
                <w:szCs w:val="20"/>
              </w:rPr>
              <w:t>Amount or level of credit</w:t>
            </w:r>
          </w:p>
          <w:p w:rsidR="004604BA" w:rsidRDefault="00C11DB8" w14:paraId="2BD00B91" w14:textId="77777777">
            <w:pPr>
              <w:pStyle w:val="ListParagraph"/>
              <w:numPr>
                <w:ilvl w:val="0"/>
                <w:numId w:val="7"/>
              </w:numPr>
              <w:spacing w:after="200" w:line="276" w:lineRule="auto"/>
              <w:rPr>
                <w:rFonts w:ascii="Calibri" w:hAnsi="Calibri" w:cs="Calibri"/>
                <w:sz w:val="20"/>
                <w:szCs w:val="20"/>
              </w:rPr>
            </w:pPr>
            <w:r>
              <w:rPr>
                <w:rFonts w:ascii="Calibri" w:hAnsi="Calibri" w:cs="Calibri"/>
                <w:sz w:val="20"/>
                <w:szCs w:val="20"/>
              </w:rPr>
              <w:t>Method of assessment</w:t>
            </w:r>
          </w:p>
          <w:p w:rsidR="004604BA" w:rsidRDefault="00C11DB8" w14:paraId="6758947D" w14:textId="77777777">
            <w:pPr>
              <w:pStyle w:val="ListParagraph"/>
              <w:numPr>
                <w:ilvl w:val="0"/>
                <w:numId w:val="7"/>
              </w:numPr>
              <w:spacing w:after="200" w:line="276" w:lineRule="auto"/>
              <w:rPr>
                <w:rFonts w:ascii="Calibri" w:hAnsi="Calibri" w:cs="Calibri"/>
                <w:sz w:val="20"/>
                <w:szCs w:val="20"/>
              </w:rPr>
            </w:pPr>
            <w:r>
              <w:rPr>
                <w:rFonts w:ascii="Calibri" w:hAnsi="Calibri" w:cs="Calibri"/>
                <w:sz w:val="20"/>
                <w:szCs w:val="20"/>
              </w:rPr>
              <w:t>Weighting of assessment</w:t>
            </w:r>
          </w:p>
          <w:p w:rsidR="004604BA" w:rsidRDefault="00C11DB8" w14:paraId="4C455EF1" w14:textId="77777777">
            <w:pPr>
              <w:pStyle w:val="ListParagraph"/>
              <w:numPr>
                <w:ilvl w:val="0"/>
                <w:numId w:val="7"/>
              </w:numPr>
              <w:spacing w:after="200" w:line="276" w:lineRule="auto"/>
              <w:rPr>
                <w:rFonts w:ascii="Calibri" w:hAnsi="Calibri" w:cs="Calibri"/>
                <w:sz w:val="20"/>
                <w:szCs w:val="20"/>
              </w:rPr>
            </w:pPr>
            <w:r>
              <w:rPr>
                <w:rFonts w:ascii="Calibri" w:hAnsi="Calibri" w:cs="Calibri"/>
                <w:sz w:val="20"/>
                <w:szCs w:val="20"/>
              </w:rPr>
              <w:t>Aims and learning outcomes</w:t>
            </w:r>
          </w:p>
          <w:p w:rsidR="004604BA" w:rsidRDefault="00C11DB8" w14:paraId="1C583418" w14:textId="77777777">
            <w:pPr>
              <w:pStyle w:val="ListParagraph"/>
              <w:numPr>
                <w:ilvl w:val="0"/>
                <w:numId w:val="7"/>
              </w:numPr>
              <w:spacing w:after="200" w:line="276" w:lineRule="auto"/>
              <w:rPr>
                <w:rFonts w:ascii="Calibri" w:hAnsi="Calibri" w:cs="Calibri"/>
                <w:sz w:val="20"/>
                <w:szCs w:val="20"/>
              </w:rPr>
            </w:pPr>
            <w:r>
              <w:rPr>
                <w:rFonts w:ascii="Calibri" w:hAnsi="Calibri" w:cs="Calibri"/>
                <w:sz w:val="20"/>
                <w:szCs w:val="20"/>
              </w:rPr>
              <w:t>Programme availability</w:t>
            </w:r>
          </w:p>
          <w:p w:rsidR="004604BA" w:rsidRDefault="00C11DB8" w14:paraId="7ED34FD0" w14:textId="77777777">
            <w:pPr>
              <w:pStyle w:val="ListParagraph"/>
              <w:numPr>
                <w:ilvl w:val="0"/>
                <w:numId w:val="7"/>
              </w:numPr>
              <w:spacing w:after="200" w:line="276" w:lineRule="auto"/>
              <w:rPr>
                <w:rFonts w:ascii="Calibri" w:hAnsi="Calibri" w:cs="Calibri"/>
                <w:sz w:val="20"/>
                <w:szCs w:val="20"/>
              </w:rPr>
            </w:pPr>
            <w:r>
              <w:rPr>
                <w:rFonts w:ascii="Calibri" w:hAnsi="Calibri" w:cs="Calibri"/>
                <w:sz w:val="20"/>
                <w:szCs w:val="20"/>
              </w:rPr>
              <w:t>Exemption from programme model or framework (</w:t>
            </w:r>
            <w:proofErr w:type="spellStart"/>
            <w:r>
              <w:rPr>
                <w:rFonts w:ascii="Calibri" w:hAnsi="Calibri" w:cs="Calibri"/>
                <w:sz w:val="20"/>
                <w:szCs w:val="20"/>
              </w:rPr>
              <w:t>CoPA</w:t>
            </w:r>
            <w:proofErr w:type="spellEnd"/>
            <w:r>
              <w:rPr>
                <w:rFonts w:ascii="Calibri" w:hAnsi="Calibri" w:cs="Calibri"/>
                <w:sz w:val="20"/>
                <w:szCs w:val="20"/>
              </w:rPr>
              <w:t>)</w:t>
            </w:r>
          </w:p>
          <w:p w:rsidR="004604BA" w:rsidRDefault="00C11DB8" w14:paraId="0BA9C944" w14:textId="77777777">
            <w:pPr>
              <w:pStyle w:val="ListParagraph"/>
              <w:numPr>
                <w:ilvl w:val="0"/>
                <w:numId w:val="7"/>
              </w:numPr>
              <w:spacing w:after="200" w:line="276" w:lineRule="auto"/>
              <w:rPr>
                <w:rFonts w:ascii="Calibri" w:hAnsi="Calibri" w:cs="Calibri"/>
                <w:sz w:val="20"/>
                <w:szCs w:val="20"/>
              </w:rPr>
            </w:pPr>
            <w:r>
              <w:rPr>
                <w:rFonts w:ascii="Calibri" w:hAnsi="Calibri" w:cs="Calibri"/>
                <w:sz w:val="20"/>
                <w:szCs w:val="20"/>
              </w:rPr>
              <w:t>Change to mandatory module</w:t>
            </w:r>
          </w:p>
          <w:p w:rsidR="004604BA" w:rsidRDefault="00C11DB8" w14:paraId="0B9ADBFF" w14:textId="77777777">
            <w:pPr>
              <w:pStyle w:val="ListParagraph"/>
              <w:numPr>
                <w:ilvl w:val="0"/>
                <w:numId w:val="7"/>
              </w:numPr>
              <w:spacing w:after="200" w:line="276" w:lineRule="auto"/>
              <w:rPr>
                <w:rFonts w:ascii="Calibri" w:hAnsi="Calibri" w:cs="Calibri"/>
                <w:sz w:val="20"/>
                <w:szCs w:val="20"/>
              </w:rPr>
            </w:pPr>
            <w:r>
              <w:rPr>
                <w:rFonts w:ascii="Calibri" w:hAnsi="Calibri" w:cs="Calibri"/>
                <w:sz w:val="20"/>
                <w:szCs w:val="20"/>
              </w:rPr>
              <w:t>Remove re-assessment opportunity</w:t>
            </w:r>
          </w:p>
          <w:p w:rsidR="004604BA" w:rsidRDefault="00C11DB8" w14:paraId="4EF67225" w14:textId="77777777">
            <w:pPr>
              <w:pStyle w:val="ListParagraph"/>
              <w:numPr>
                <w:ilvl w:val="0"/>
                <w:numId w:val="7"/>
              </w:numPr>
              <w:spacing w:after="200" w:line="276" w:lineRule="auto"/>
              <w:rPr>
                <w:rFonts w:ascii="Calibri" w:hAnsi="Calibri" w:cs="Calibri"/>
                <w:sz w:val="20"/>
                <w:szCs w:val="20"/>
              </w:rPr>
            </w:pPr>
            <w:r>
              <w:rPr>
                <w:rFonts w:ascii="Calibri" w:hAnsi="Calibri" w:cs="Calibri"/>
                <w:sz w:val="20"/>
                <w:szCs w:val="20"/>
              </w:rPr>
              <w:t>Change to standard penalty for late submission</w:t>
            </w:r>
          </w:p>
        </w:tc>
        <w:tc>
          <w:tcPr>
            <w:tcW w:w="3375" w:type="dxa"/>
            <w:tcBorders>
              <w:top w:val="single" w:color="auto" w:sz="4" w:space="0"/>
              <w:left w:val="single" w:color="auto" w:sz="4" w:space="0"/>
              <w:bottom w:val="single" w:color="auto" w:sz="4" w:space="0"/>
              <w:right w:val="single" w:color="auto" w:sz="4" w:space="0"/>
            </w:tcBorders>
            <w:vAlign w:val="center"/>
          </w:tcPr>
          <w:p w:rsidR="004604BA" w:rsidRDefault="00C11DB8" w14:paraId="5F85CB3C" w14:textId="77777777">
            <w:pPr>
              <w:rPr>
                <w:rFonts w:ascii="Calibri" w:hAnsi="Calibri" w:cs="Calibri"/>
                <w:b/>
                <w:sz w:val="20"/>
                <w:szCs w:val="20"/>
              </w:rPr>
            </w:pPr>
            <w:r>
              <w:rPr>
                <w:rFonts w:ascii="Calibri" w:hAnsi="Calibri" w:cs="Calibri"/>
                <w:b/>
                <w:sz w:val="20"/>
                <w:szCs w:val="20"/>
              </w:rPr>
              <w:t>Minor change</w:t>
            </w:r>
          </w:p>
          <w:p w:rsidR="004604BA" w:rsidRDefault="00C11DB8" w14:paraId="2AD295D0" w14:textId="77777777">
            <w:pPr>
              <w:pStyle w:val="ListParagraph"/>
              <w:numPr>
                <w:ilvl w:val="0"/>
                <w:numId w:val="8"/>
              </w:numPr>
              <w:spacing w:after="200" w:line="276" w:lineRule="auto"/>
              <w:rPr>
                <w:rFonts w:ascii="Calibri" w:hAnsi="Calibri" w:cs="Calibri"/>
                <w:sz w:val="20"/>
                <w:szCs w:val="20"/>
              </w:rPr>
            </w:pPr>
            <w:r>
              <w:rPr>
                <w:rFonts w:ascii="Calibri" w:hAnsi="Calibri" w:cs="Calibri"/>
                <w:sz w:val="20"/>
                <w:szCs w:val="20"/>
              </w:rPr>
              <w:t>Change to syllabus</w:t>
            </w:r>
          </w:p>
          <w:p w:rsidR="004604BA" w:rsidRDefault="00C11DB8" w14:paraId="6BCA1E4F" w14:textId="77777777">
            <w:pPr>
              <w:pStyle w:val="ListParagraph"/>
              <w:numPr>
                <w:ilvl w:val="0"/>
                <w:numId w:val="8"/>
              </w:numPr>
              <w:spacing w:after="200" w:line="276" w:lineRule="auto"/>
              <w:rPr>
                <w:rFonts w:ascii="Calibri" w:hAnsi="Calibri" w:cs="Calibri"/>
                <w:sz w:val="20"/>
                <w:szCs w:val="20"/>
              </w:rPr>
            </w:pPr>
            <w:r>
              <w:rPr>
                <w:rFonts w:ascii="Calibri" w:hAnsi="Calibri" w:cs="Calibri"/>
                <w:sz w:val="20"/>
                <w:szCs w:val="20"/>
              </w:rPr>
              <w:t>Change to T&amp;L strategy that does not impact on aims or LOs or assessment</w:t>
            </w:r>
          </w:p>
          <w:p w:rsidR="004604BA" w:rsidRDefault="00C11DB8" w14:paraId="43F99D0F" w14:textId="77777777">
            <w:pPr>
              <w:pStyle w:val="ListParagraph"/>
              <w:numPr>
                <w:ilvl w:val="0"/>
                <w:numId w:val="8"/>
              </w:numPr>
              <w:spacing w:after="200" w:line="276" w:lineRule="auto"/>
              <w:rPr>
                <w:rFonts w:ascii="Calibri" w:hAnsi="Calibri" w:cs="Calibri"/>
                <w:sz w:val="20"/>
                <w:szCs w:val="20"/>
              </w:rPr>
            </w:pPr>
            <w:r>
              <w:rPr>
                <w:rFonts w:ascii="Calibri" w:hAnsi="Calibri" w:cs="Calibri"/>
                <w:sz w:val="20"/>
                <w:szCs w:val="20"/>
              </w:rPr>
              <w:t>Correction of errors, spelling, grammar or punctuation</w:t>
            </w:r>
          </w:p>
          <w:p w:rsidR="004604BA" w:rsidRDefault="004604BA" w14:paraId="5A0B128D" w14:textId="77777777">
            <w:pPr>
              <w:rPr>
                <w:rFonts w:ascii="Calibri" w:hAnsi="Calibri" w:cs="Calibri"/>
                <w:b/>
                <w:sz w:val="20"/>
                <w:szCs w:val="20"/>
              </w:rPr>
            </w:pPr>
          </w:p>
          <w:p w:rsidR="004604BA" w:rsidRDefault="004604BA" w14:paraId="75D39DB6" w14:textId="77777777">
            <w:pPr>
              <w:rPr>
                <w:rFonts w:ascii="Calibri" w:hAnsi="Calibri" w:cs="Calibri"/>
                <w:b/>
                <w:sz w:val="20"/>
                <w:szCs w:val="20"/>
              </w:rPr>
            </w:pPr>
          </w:p>
          <w:p w:rsidR="004604BA" w:rsidRDefault="004604BA" w14:paraId="52563DEF" w14:textId="77777777">
            <w:pPr>
              <w:rPr>
                <w:rFonts w:ascii="Calibri" w:hAnsi="Calibri" w:cs="Calibri"/>
                <w:b/>
                <w:sz w:val="20"/>
                <w:szCs w:val="20"/>
              </w:rPr>
            </w:pPr>
          </w:p>
          <w:p w:rsidR="004604BA" w:rsidRDefault="004604BA" w14:paraId="5192EC8A" w14:textId="77777777">
            <w:pPr>
              <w:rPr>
                <w:rFonts w:ascii="Calibri" w:hAnsi="Calibri" w:cs="Calibri"/>
                <w:b/>
                <w:sz w:val="20"/>
                <w:szCs w:val="20"/>
              </w:rPr>
            </w:pPr>
          </w:p>
          <w:p w:rsidR="004604BA" w:rsidRDefault="004604BA" w14:paraId="0C89477F" w14:textId="77777777">
            <w:pPr>
              <w:rPr>
                <w:rFonts w:ascii="Calibri" w:hAnsi="Calibri" w:cs="Calibri"/>
                <w:b/>
                <w:sz w:val="20"/>
                <w:szCs w:val="20"/>
              </w:rPr>
            </w:pPr>
          </w:p>
          <w:p w:rsidR="004604BA" w:rsidRDefault="004604BA" w14:paraId="0988930E" w14:textId="77777777">
            <w:pPr>
              <w:rPr>
                <w:rFonts w:ascii="Calibri" w:hAnsi="Calibri" w:cs="Calibri"/>
                <w:b/>
                <w:sz w:val="20"/>
                <w:szCs w:val="20"/>
              </w:rPr>
            </w:pPr>
          </w:p>
          <w:p w:rsidR="004604BA" w:rsidRDefault="004604BA" w14:paraId="577E313D" w14:textId="77777777">
            <w:pPr>
              <w:rPr>
                <w:sz w:val="20"/>
                <w:szCs w:val="20"/>
              </w:rPr>
            </w:pPr>
          </w:p>
        </w:tc>
      </w:tr>
      <w:tr w:rsidR="004604BA" w14:paraId="3A4DE79A" w14:textId="77777777">
        <w:trPr>
          <w:trHeight w:val="2006"/>
        </w:trPr>
        <w:tc>
          <w:tcPr>
            <w:tcW w:w="6946" w:type="dxa"/>
            <w:gridSpan w:val="2"/>
            <w:tcBorders>
              <w:top w:val="single" w:color="auto" w:sz="4" w:space="0"/>
              <w:left w:val="single" w:color="auto" w:sz="4" w:space="0"/>
              <w:bottom w:val="single" w:color="auto" w:sz="4" w:space="0"/>
              <w:right w:val="single" w:color="auto" w:sz="4" w:space="0"/>
            </w:tcBorders>
            <w:vAlign w:val="center"/>
          </w:tcPr>
          <w:p w:rsidR="004604BA" w:rsidRDefault="00C11DB8" w14:paraId="21E58654" w14:textId="77777777">
            <w:pPr>
              <w:rPr>
                <w:sz w:val="20"/>
                <w:szCs w:val="20"/>
              </w:rPr>
            </w:pPr>
            <w:r>
              <w:rPr>
                <w:sz w:val="20"/>
                <w:szCs w:val="20"/>
              </w:rPr>
              <w:t xml:space="preserve">*One which significantly alters (or implies a significant alteration) in subject matter/syllabus.  For </w:t>
            </w:r>
            <w:proofErr w:type="gramStart"/>
            <w:r>
              <w:rPr>
                <w:sz w:val="20"/>
                <w:szCs w:val="20"/>
              </w:rPr>
              <w:t>example..</w:t>
            </w:r>
            <w:proofErr w:type="gramEnd"/>
          </w:p>
          <w:p w:rsidR="004604BA" w:rsidRDefault="00C11DB8" w14:paraId="7D5F0720" w14:textId="77777777">
            <w:pPr>
              <w:pStyle w:val="ListParagraph"/>
              <w:numPr>
                <w:ilvl w:val="0"/>
                <w:numId w:val="9"/>
              </w:numPr>
              <w:rPr>
                <w:rFonts w:ascii="Calibri" w:hAnsi="Calibri" w:cs="Calibri"/>
                <w:sz w:val="20"/>
                <w:szCs w:val="20"/>
              </w:rPr>
            </w:pPr>
            <w:r>
              <w:rPr>
                <w:rFonts w:ascii="Calibri" w:hAnsi="Calibri" w:cs="Calibri"/>
                <w:i/>
                <w:iCs/>
                <w:sz w:val="20"/>
                <w:szCs w:val="20"/>
              </w:rPr>
              <w:t>Marine Biology</w:t>
            </w:r>
            <w:r>
              <w:rPr>
                <w:rFonts w:ascii="Calibri" w:hAnsi="Calibri" w:cs="Calibri"/>
                <w:sz w:val="20"/>
                <w:szCs w:val="20"/>
              </w:rPr>
              <w:t xml:space="preserve"> vs. </w:t>
            </w:r>
            <w:r>
              <w:rPr>
                <w:rFonts w:ascii="Calibri" w:hAnsi="Calibri" w:cs="Calibri"/>
                <w:i/>
                <w:iCs/>
                <w:sz w:val="20"/>
                <w:szCs w:val="20"/>
              </w:rPr>
              <w:t>Marine Biological Sciences</w:t>
            </w:r>
            <w:r>
              <w:rPr>
                <w:rFonts w:ascii="Calibri" w:hAnsi="Calibri" w:cs="Calibri"/>
                <w:sz w:val="20"/>
                <w:szCs w:val="20"/>
              </w:rPr>
              <w:t xml:space="preserve"> … implies a minor change, whilst…</w:t>
            </w:r>
          </w:p>
          <w:p w:rsidR="004604BA" w:rsidRDefault="00C11DB8" w14:paraId="41A142D2" w14:textId="77777777">
            <w:pPr>
              <w:pStyle w:val="ListParagraph"/>
              <w:numPr>
                <w:ilvl w:val="0"/>
                <w:numId w:val="9"/>
              </w:numPr>
              <w:rPr>
                <w:rFonts w:ascii="Calibri" w:hAnsi="Calibri" w:cs="Calibri"/>
                <w:sz w:val="20"/>
                <w:szCs w:val="20"/>
              </w:rPr>
            </w:pPr>
            <w:r>
              <w:rPr>
                <w:rFonts w:ascii="Calibri" w:hAnsi="Calibri" w:cs="Calibri"/>
                <w:i/>
                <w:iCs/>
                <w:sz w:val="20"/>
                <w:szCs w:val="20"/>
              </w:rPr>
              <w:t>Marine Biology</w:t>
            </w:r>
            <w:r>
              <w:rPr>
                <w:rFonts w:ascii="Calibri" w:hAnsi="Calibri" w:cs="Calibri"/>
                <w:sz w:val="20"/>
                <w:szCs w:val="20"/>
              </w:rPr>
              <w:t xml:space="preserve"> vs. </w:t>
            </w:r>
            <w:r>
              <w:rPr>
                <w:rFonts w:ascii="Calibri" w:hAnsi="Calibri" w:cs="Calibri"/>
                <w:i/>
                <w:iCs/>
                <w:sz w:val="20"/>
                <w:szCs w:val="20"/>
              </w:rPr>
              <w:t>Marine and Avian Biology</w:t>
            </w:r>
            <w:r>
              <w:rPr>
                <w:rFonts w:ascii="Calibri" w:hAnsi="Calibri" w:cs="Calibri"/>
                <w:sz w:val="20"/>
                <w:szCs w:val="20"/>
              </w:rPr>
              <w:t xml:space="preserve"> … implies a major change.</w:t>
            </w:r>
          </w:p>
          <w:p w:rsidR="004604BA" w:rsidRDefault="004604BA" w14:paraId="628D5737" w14:textId="77777777">
            <w:pPr>
              <w:rPr>
                <w:sz w:val="20"/>
                <w:szCs w:val="20"/>
              </w:rPr>
            </w:pPr>
          </w:p>
          <w:p w:rsidR="004604BA" w:rsidRDefault="00C11DB8" w14:paraId="6357CC85" w14:textId="77777777">
            <w:pPr>
              <w:rPr>
                <w:rFonts w:ascii="Calibri" w:hAnsi="Calibri" w:cs="Calibri"/>
                <w:b/>
                <w:sz w:val="20"/>
                <w:szCs w:val="20"/>
              </w:rPr>
            </w:pPr>
            <w:r>
              <w:rPr>
                <w:sz w:val="20"/>
                <w:szCs w:val="20"/>
              </w:rPr>
              <w:t>Other substantive title changes include those which might require changes to aims, LOs, T&amp;L strategy and/or or assessment.</w:t>
            </w:r>
          </w:p>
        </w:tc>
      </w:tr>
    </w:tbl>
    <w:tbl>
      <w:tblPr>
        <w:tblStyle w:val="TableGrid"/>
        <w:tblpPr w:leftFromText="180" w:rightFromText="180" w:vertAnchor="text" w:horzAnchor="page" w:tblpX="1331" w:tblpY="-42"/>
        <w:tblW w:w="0" w:type="auto"/>
        <w:tblLook w:val="04A0" w:firstRow="1" w:lastRow="0" w:firstColumn="1" w:lastColumn="0" w:noHBand="0" w:noVBand="1"/>
      </w:tblPr>
      <w:tblGrid>
        <w:gridCol w:w="1266"/>
        <w:gridCol w:w="2994"/>
        <w:gridCol w:w="1756"/>
        <w:gridCol w:w="925"/>
      </w:tblGrid>
      <w:tr w:rsidR="004604BA" w14:paraId="248D4F27" w14:textId="77777777">
        <w:tc>
          <w:tcPr>
            <w:tcW w:w="1266" w:type="dxa"/>
            <w:tcBorders>
              <w:top w:val="single" w:color="auto" w:sz="4" w:space="0"/>
              <w:left w:val="single" w:color="auto" w:sz="4" w:space="0"/>
              <w:bottom w:val="single" w:color="auto" w:sz="4" w:space="0"/>
              <w:right w:val="single" w:color="auto" w:sz="4" w:space="0"/>
            </w:tcBorders>
            <w:shd w:val="clear" w:color="auto" w:fill="FFFFCD"/>
          </w:tcPr>
          <w:p w:rsidR="004604BA" w:rsidRDefault="00C11DB8" w14:paraId="59BADE41" w14:textId="77777777">
            <w:pPr>
              <w:rPr>
                <w:b/>
                <w:sz w:val="20"/>
                <w:szCs w:val="20"/>
              </w:rPr>
            </w:pPr>
            <w:r>
              <w:rPr>
                <w:b/>
                <w:sz w:val="20"/>
                <w:szCs w:val="20"/>
              </w:rPr>
              <w:t xml:space="preserve">Credit </w:t>
            </w:r>
          </w:p>
        </w:tc>
        <w:tc>
          <w:tcPr>
            <w:tcW w:w="2994" w:type="dxa"/>
            <w:tcBorders>
              <w:top w:val="single" w:color="auto" w:sz="4" w:space="0"/>
              <w:left w:val="single" w:color="auto" w:sz="4" w:space="0"/>
              <w:bottom w:val="single" w:color="auto" w:sz="4" w:space="0"/>
              <w:right w:val="single" w:color="auto" w:sz="4" w:space="0"/>
            </w:tcBorders>
            <w:shd w:val="clear" w:color="auto" w:fill="FFFFCD"/>
          </w:tcPr>
          <w:p w:rsidR="004604BA" w:rsidRDefault="00C11DB8" w14:paraId="70ED3F3F" w14:textId="77777777">
            <w:pPr>
              <w:rPr>
                <w:b/>
                <w:sz w:val="20"/>
                <w:szCs w:val="20"/>
              </w:rPr>
            </w:pPr>
            <w:r>
              <w:rPr>
                <w:b/>
                <w:sz w:val="20"/>
                <w:szCs w:val="20"/>
              </w:rPr>
              <w:t>Assessment length</w:t>
            </w:r>
          </w:p>
          <w:p w:rsidR="004604BA" w:rsidRDefault="00C11DB8" w14:paraId="58A059B5" w14:textId="77777777">
            <w:pPr>
              <w:rPr>
                <w:b/>
                <w:sz w:val="20"/>
                <w:szCs w:val="20"/>
              </w:rPr>
            </w:pPr>
            <w:r>
              <w:rPr>
                <w:b/>
                <w:sz w:val="20"/>
                <w:szCs w:val="20"/>
              </w:rPr>
              <w:t>Min to max</w:t>
            </w:r>
          </w:p>
        </w:tc>
        <w:tc>
          <w:tcPr>
            <w:tcW w:w="1756" w:type="dxa"/>
            <w:tcBorders>
              <w:top w:val="single" w:color="auto" w:sz="4" w:space="0"/>
              <w:left w:val="single" w:color="auto" w:sz="4" w:space="0"/>
              <w:bottom w:val="single" w:color="auto" w:sz="4" w:space="0"/>
              <w:right w:val="single" w:color="auto" w:sz="4" w:space="0"/>
            </w:tcBorders>
            <w:shd w:val="clear" w:color="auto" w:fill="FFFFCD"/>
          </w:tcPr>
          <w:p w:rsidR="004604BA" w:rsidRDefault="00C11DB8" w14:paraId="1A9E5E55" w14:textId="77777777">
            <w:pPr>
              <w:rPr>
                <w:b/>
                <w:sz w:val="20"/>
                <w:szCs w:val="20"/>
              </w:rPr>
            </w:pPr>
            <w:r>
              <w:rPr>
                <w:b/>
                <w:sz w:val="20"/>
                <w:szCs w:val="20"/>
              </w:rPr>
              <w:t>Assessment components</w:t>
            </w:r>
          </w:p>
        </w:tc>
        <w:tc>
          <w:tcPr>
            <w:tcW w:w="925" w:type="dxa"/>
            <w:tcBorders>
              <w:top w:val="single" w:color="auto" w:sz="4" w:space="0"/>
              <w:left w:val="single" w:color="auto" w:sz="4" w:space="0"/>
              <w:bottom w:val="single" w:color="auto" w:sz="4" w:space="0"/>
              <w:right w:val="single" w:color="auto" w:sz="4" w:space="0"/>
            </w:tcBorders>
            <w:shd w:val="clear" w:color="auto" w:fill="FFFFCD"/>
          </w:tcPr>
          <w:p w:rsidR="004604BA" w:rsidRDefault="00C11DB8" w14:paraId="489593BB" w14:textId="77777777">
            <w:pPr>
              <w:rPr>
                <w:b/>
                <w:sz w:val="20"/>
                <w:szCs w:val="20"/>
              </w:rPr>
            </w:pPr>
            <w:r>
              <w:rPr>
                <w:b/>
                <w:sz w:val="20"/>
                <w:szCs w:val="20"/>
              </w:rPr>
              <w:t xml:space="preserve">Contact Hours </w:t>
            </w:r>
          </w:p>
          <w:p w:rsidR="004604BA" w:rsidRDefault="004604BA" w14:paraId="2D515742" w14:textId="77777777">
            <w:pPr>
              <w:rPr>
                <w:b/>
                <w:sz w:val="20"/>
                <w:szCs w:val="20"/>
              </w:rPr>
            </w:pPr>
          </w:p>
        </w:tc>
      </w:tr>
      <w:tr w:rsidR="004604BA" w14:paraId="58D7C166" w14:textId="77777777">
        <w:tc>
          <w:tcPr>
            <w:tcW w:w="1266" w:type="dxa"/>
            <w:tcBorders>
              <w:top w:val="single" w:color="auto" w:sz="4" w:space="0"/>
              <w:left w:val="single" w:color="auto" w:sz="4" w:space="0"/>
              <w:bottom w:val="single" w:color="auto" w:sz="4" w:space="0"/>
              <w:right w:val="single" w:color="auto" w:sz="4" w:space="0"/>
            </w:tcBorders>
          </w:tcPr>
          <w:p w:rsidR="004604BA" w:rsidRDefault="00C11DB8" w14:paraId="5C224C47" w14:textId="77777777">
            <w:pPr>
              <w:rPr>
                <w:b/>
                <w:sz w:val="20"/>
                <w:szCs w:val="20"/>
              </w:rPr>
            </w:pPr>
            <w:r>
              <w:rPr>
                <w:b/>
                <w:sz w:val="20"/>
                <w:szCs w:val="20"/>
              </w:rPr>
              <w:t>7.5</w:t>
            </w:r>
          </w:p>
        </w:tc>
        <w:tc>
          <w:tcPr>
            <w:tcW w:w="2994" w:type="dxa"/>
            <w:tcBorders>
              <w:top w:val="single" w:color="auto" w:sz="4" w:space="0"/>
              <w:left w:val="single" w:color="auto" w:sz="4" w:space="0"/>
              <w:bottom w:val="single" w:color="auto" w:sz="4" w:space="0"/>
              <w:right w:val="single" w:color="auto" w:sz="4" w:space="0"/>
            </w:tcBorders>
          </w:tcPr>
          <w:p w:rsidR="004604BA" w:rsidRDefault="00C11DB8" w14:paraId="2AD53A14" w14:textId="77777777">
            <w:pPr>
              <w:rPr>
                <w:sz w:val="20"/>
                <w:szCs w:val="20"/>
              </w:rPr>
            </w:pPr>
            <w:r>
              <w:rPr>
                <w:sz w:val="20"/>
                <w:szCs w:val="20"/>
              </w:rPr>
              <w:t>1500 to 2500 words</w:t>
            </w:r>
          </w:p>
          <w:p w:rsidR="004604BA" w:rsidRDefault="00C11DB8" w14:paraId="5121D586" w14:textId="77777777">
            <w:pPr>
              <w:rPr>
                <w:sz w:val="20"/>
                <w:szCs w:val="20"/>
              </w:rPr>
            </w:pPr>
            <w:r>
              <w:rPr>
                <w:sz w:val="20"/>
                <w:szCs w:val="20"/>
              </w:rPr>
              <w:t>OR</w:t>
            </w:r>
          </w:p>
          <w:p w:rsidR="004604BA" w:rsidRDefault="00C11DB8" w14:paraId="1A0961BB" w14:textId="77777777">
            <w:pPr>
              <w:rPr>
                <w:sz w:val="20"/>
                <w:szCs w:val="20"/>
              </w:rPr>
            </w:pPr>
            <w:r>
              <w:rPr>
                <w:sz w:val="20"/>
                <w:szCs w:val="20"/>
              </w:rPr>
              <w:t>1.5 hours examination time</w:t>
            </w:r>
          </w:p>
        </w:tc>
        <w:tc>
          <w:tcPr>
            <w:tcW w:w="1756" w:type="dxa"/>
            <w:tcBorders>
              <w:top w:val="single" w:color="auto" w:sz="4" w:space="0"/>
              <w:left w:val="single" w:color="auto" w:sz="4" w:space="0"/>
              <w:bottom w:val="single" w:color="auto" w:sz="4" w:space="0"/>
              <w:right w:val="single" w:color="auto" w:sz="4" w:space="0"/>
            </w:tcBorders>
          </w:tcPr>
          <w:p w:rsidR="004604BA" w:rsidRDefault="004604BA" w14:paraId="74F6F38F" w14:textId="77777777">
            <w:pPr>
              <w:rPr>
                <w:sz w:val="20"/>
                <w:szCs w:val="20"/>
              </w:rPr>
            </w:pPr>
          </w:p>
          <w:p w:rsidR="004604BA" w:rsidRDefault="00C11DB8" w14:paraId="40EAB0BB" w14:textId="77777777">
            <w:pPr>
              <w:rPr>
                <w:sz w:val="20"/>
                <w:szCs w:val="20"/>
              </w:rPr>
            </w:pPr>
            <w:r>
              <w:rPr>
                <w:sz w:val="20"/>
                <w:szCs w:val="20"/>
              </w:rPr>
              <w:t>1-3 max.</w:t>
            </w:r>
          </w:p>
        </w:tc>
        <w:tc>
          <w:tcPr>
            <w:tcW w:w="925" w:type="dxa"/>
            <w:tcBorders>
              <w:top w:val="single" w:color="auto" w:sz="4" w:space="0"/>
              <w:left w:val="single" w:color="auto" w:sz="4" w:space="0"/>
              <w:bottom w:val="single" w:color="auto" w:sz="4" w:space="0"/>
              <w:right w:val="single" w:color="auto" w:sz="4" w:space="0"/>
            </w:tcBorders>
          </w:tcPr>
          <w:p w:rsidR="004604BA" w:rsidRDefault="004604BA" w14:paraId="068AD279" w14:textId="77777777">
            <w:pPr>
              <w:rPr>
                <w:sz w:val="20"/>
                <w:szCs w:val="20"/>
              </w:rPr>
            </w:pPr>
          </w:p>
          <w:p w:rsidR="004604BA" w:rsidRDefault="00C11DB8" w14:paraId="16B92BF3" w14:textId="77777777">
            <w:pPr>
              <w:rPr>
                <w:sz w:val="20"/>
                <w:szCs w:val="20"/>
              </w:rPr>
            </w:pPr>
            <w:r>
              <w:rPr>
                <w:sz w:val="20"/>
                <w:szCs w:val="20"/>
              </w:rPr>
              <w:t>Min 15 hours</w:t>
            </w:r>
          </w:p>
        </w:tc>
      </w:tr>
      <w:tr w:rsidR="004604BA" w14:paraId="7CCE9C63" w14:textId="77777777">
        <w:tc>
          <w:tcPr>
            <w:tcW w:w="1266" w:type="dxa"/>
            <w:tcBorders>
              <w:top w:val="single" w:color="auto" w:sz="4" w:space="0"/>
              <w:left w:val="single" w:color="auto" w:sz="4" w:space="0"/>
              <w:bottom w:val="single" w:color="auto" w:sz="4" w:space="0"/>
              <w:right w:val="single" w:color="auto" w:sz="4" w:space="0"/>
            </w:tcBorders>
          </w:tcPr>
          <w:p w:rsidR="004604BA" w:rsidRDefault="00C11DB8" w14:paraId="682341C4" w14:textId="77777777">
            <w:pPr>
              <w:rPr>
                <w:b/>
                <w:sz w:val="20"/>
                <w:szCs w:val="20"/>
              </w:rPr>
            </w:pPr>
            <w:r>
              <w:rPr>
                <w:b/>
                <w:sz w:val="20"/>
                <w:szCs w:val="20"/>
              </w:rPr>
              <w:t xml:space="preserve">10 </w:t>
            </w:r>
          </w:p>
        </w:tc>
        <w:tc>
          <w:tcPr>
            <w:tcW w:w="2994" w:type="dxa"/>
            <w:tcBorders>
              <w:top w:val="single" w:color="auto" w:sz="4" w:space="0"/>
              <w:left w:val="single" w:color="auto" w:sz="4" w:space="0"/>
              <w:bottom w:val="single" w:color="auto" w:sz="4" w:space="0"/>
              <w:right w:val="single" w:color="auto" w:sz="4" w:space="0"/>
            </w:tcBorders>
          </w:tcPr>
          <w:p w:rsidR="004604BA" w:rsidRDefault="00C11DB8" w14:paraId="2B9EE2A2" w14:textId="77777777">
            <w:pPr>
              <w:rPr>
                <w:sz w:val="20"/>
                <w:szCs w:val="20"/>
              </w:rPr>
            </w:pPr>
            <w:r>
              <w:rPr>
                <w:sz w:val="20"/>
                <w:szCs w:val="20"/>
              </w:rPr>
              <w:t>2000 to 3,300 words</w:t>
            </w:r>
          </w:p>
          <w:p w:rsidR="004604BA" w:rsidRDefault="00C11DB8" w14:paraId="09691FF2" w14:textId="77777777">
            <w:pPr>
              <w:rPr>
                <w:sz w:val="20"/>
                <w:szCs w:val="20"/>
              </w:rPr>
            </w:pPr>
            <w:r>
              <w:rPr>
                <w:sz w:val="20"/>
                <w:szCs w:val="20"/>
              </w:rPr>
              <w:t>OR</w:t>
            </w:r>
          </w:p>
          <w:p w:rsidR="004604BA" w:rsidRDefault="00C11DB8" w14:paraId="20FB3825" w14:textId="77777777">
            <w:pPr>
              <w:rPr>
                <w:sz w:val="20"/>
                <w:szCs w:val="20"/>
              </w:rPr>
            </w:pPr>
            <w:r>
              <w:rPr>
                <w:sz w:val="20"/>
                <w:szCs w:val="20"/>
              </w:rPr>
              <w:t>2 hours examination time</w:t>
            </w:r>
          </w:p>
        </w:tc>
        <w:tc>
          <w:tcPr>
            <w:tcW w:w="1756" w:type="dxa"/>
            <w:tcBorders>
              <w:top w:val="single" w:color="auto" w:sz="4" w:space="0"/>
              <w:left w:val="single" w:color="auto" w:sz="4" w:space="0"/>
              <w:bottom w:val="single" w:color="auto" w:sz="4" w:space="0"/>
              <w:right w:val="single" w:color="auto" w:sz="4" w:space="0"/>
            </w:tcBorders>
          </w:tcPr>
          <w:p w:rsidR="004604BA" w:rsidRDefault="004604BA" w14:paraId="60A5A3E1" w14:textId="77777777">
            <w:pPr>
              <w:rPr>
                <w:sz w:val="20"/>
                <w:szCs w:val="20"/>
              </w:rPr>
            </w:pPr>
          </w:p>
          <w:p w:rsidR="004604BA" w:rsidRDefault="00C11DB8" w14:paraId="4D8CD0AB" w14:textId="77777777">
            <w:pPr>
              <w:rPr>
                <w:sz w:val="20"/>
                <w:szCs w:val="20"/>
              </w:rPr>
            </w:pPr>
            <w:r>
              <w:rPr>
                <w:sz w:val="20"/>
                <w:szCs w:val="20"/>
              </w:rPr>
              <w:t>1-3 max.</w:t>
            </w:r>
          </w:p>
        </w:tc>
        <w:tc>
          <w:tcPr>
            <w:tcW w:w="925" w:type="dxa"/>
            <w:tcBorders>
              <w:top w:val="single" w:color="auto" w:sz="4" w:space="0"/>
              <w:left w:val="single" w:color="auto" w:sz="4" w:space="0"/>
              <w:bottom w:val="single" w:color="auto" w:sz="4" w:space="0"/>
              <w:right w:val="single" w:color="auto" w:sz="4" w:space="0"/>
            </w:tcBorders>
          </w:tcPr>
          <w:p w:rsidR="004604BA" w:rsidRDefault="004604BA" w14:paraId="2E2E1979" w14:textId="77777777">
            <w:pPr>
              <w:rPr>
                <w:sz w:val="20"/>
                <w:szCs w:val="20"/>
              </w:rPr>
            </w:pPr>
          </w:p>
          <w:p w:rsidR="004604BA" w:rsidRDefault="00C11DB8" w14:paraId="3993F945" w14:textId="77777777">
            <w:pPr>
              <w:rPr>
                <w:sz w:val="20"/>
                <w:szCs w:val="20"/>
              </w:rPr>
            </w:pPr>
            <w:r>
              <w:rPr>
                <w:sz w:val="20"/>
                <w:szCs w:val="20"/>
              </w:rPr>
              <w:t>Min 20 hours</w:t>
            </w:r>
          </w:p>
        </w:tc>
      </w:tr>
      <w:tr w:rsidR="004604BA" w14:paraId="77CABD64" w14:textId="77777777">
        <w:tc>
          <w:tcPr>
            <w:tcW w:w="1266" w:type="dxa"/>
            <w:tcBorders>
              <w:top w:val="single" w:color="auto" w:sz="4" w:space="0"/>
              <w:left w:val="single" w:color="auto" w:sz="4" w:space="0"/>
              <w:bottom w:val="single" w:color="auto" w:sz="4" w:space="0"/>
              <w:right w:val="single" w:color="auto" w:sz="4" w:space="0"/>
            </w:tcBorders>
          </w:tcPr>
          <w:p w:rsidR="004604BA" w:rsidRDefault="00C11DB8" w14:paraId="1D527761" w14:textId="77777777">
            <w:pPr>
              <w:rPr>
                <w:b/>
                <w:sz w:val="20"/>
                <w:szCs w:val="20"/>
              </w:rPr>
            </w:pPr>
            <w:r>
              <w:rPr>
                <w:b/>
                <w:sz w:val="20"/>
                <w:szCs w:val="20"/>
              </w:rPr>
              <w:t>15</w:t>
            </w:r>
          </w:p>
        </w:tc>
        <w:tc>
          <w:tcPr>
            <w:tcW w:w="2994" w:type="dxa"/>
            <w:tcBorders>
              <w:top w:val="single" w:color="auto" w:sz="4" w:space="0"/>
              <w:left w:val="single" w:color="auto" w:sz="4" w:space="0"/>
              <w:bottom w:val="single" w:color="auto" w:sz="4" w:space="0"/>
              <w:right w:val="single" w:color="auto" w:sz="4" w:space="0"/>
            </w:tcBorders>
          </w:tcPr>
          <w:p w:rsidR="004604BA" w:rsidRDefault="00C11DB8" w14:paraId="7FBA8FFD" w14:textId="77777777">
            <w:pPr>
              <w:rPr>
                <w:sz w:val="20"/>
                <w:szCs w:val="20"/>
              </w:rPr>
            </w:pPr>
            <w:r>
              <w:rPr>
                <w:sz w:val="20"/>
                <w:szCs w:val="20"/>
              </w:rPr>
              <w:t>3000 to 5000 words</w:t>
            </w:r>
          </w:p>
          <w:p w:rsidR="004604BA" w:rsidRDefault="00C11DB8" w14:paraId="3332CF40" w14:textId="77777777">
            <w:pPr>
              <w:rPr>
                <w:sz w:val="20"/>
                <w:szCs w:val="20"/>
              </w:rPr>
            </w:pPr>
            <w:r>
              <w:rPr>
                <w:sz w:val="20"/>
                <w:szCs w:val="20"/>
              </w:rPr>
              <w:t xml:space="preserve">OR </w:t>
            </w:r>
          </w:p>
          <w:p w:rsidR="004604BA" w:rsidRDefault="00C11DB8" w14:paraId="3F45AB22" w14:textId="77777777">
            <w:pPr>
              <w:rPr>
                <w:sz w:val="20"/>
                <w:szCs w:val="20"/>
              </w:rPr>
            </w:pPr>
            <w:r>
              <w:rPr>
                <w:sz w:val="20"/>
                <w:szCs w:val="20"/>
              </w:rPr>
              <w:t>3 hours examination time</w:t>
            </w:r>
          </w:p>
        </w:tc>
        <w:tc>
          <w:tcPr>
            <w:tcW w:w="1756" w:type="dxa"/>
            <w:tcBorders>
              <w:top w:val="single" w:color="auto" w:sz="4" w:space="0"/>
              <w:left w:val="single" w:color="auto" w:sz="4" w:space="0"/>
              <w:bottom w:val="single" w:color="auto" w:sz="4" w:space="0"/>
              <w:right w:val="single" w:color="auto" w:sz="4" w:space="0"/>
            </w:tcBorders>
          </w:tcPr>
          <w:p w:rsidR="004604BA" w:rsidRDefault="004604BA" w14:paraId="6EC30BDE" w14:textId="77777777">
            <w:pPr>
              <w:rPr>
                <w:sz w:val="20"/>
                <w:szCs w:val="20"/>
              </w:rPr>
            </w:pPr>
          </w:p>
          <w:p w:rsidR="004604BA" w:rsidRDefault="00C11DB8" w14:paraId="4BAB3FA8" w14:textId="77777777">
            <w:pPr>
              <w:rPr>
                <w:sz w:val="20"/>
                <w:szCs w:val="20"/>
              </w:rPr>
            </w:pPr>
            <w:r>
              <w:rPr>
                <w:sz w:val="20"/>
                <w:szCs w:val="20"/>
              </w:rPr>
              <w:t>1-3 max.</w:t>
            </w:r>
          </w:p>
        </w:tc>
        <w:tc>
          <w:tcPr>
            <w:tcW w:w="925" w:type="dxa"/>
            <w:tcBorders>
              <w:top w:val="single" w:color="auto" w:sz="4" w:space="0"/>
              <w:left w:val="single" w:color="auto" w:sz="4" w:space="0"/>
              <w:bottom w:val="single" w:color="auto" w:sz="4" w:space="0"/>
              <w:right w:val="single" w:color="auto" w:sz="4" w:space="0"/>
            </w:tcBorders>
          </w:tcPr>
          <w:p w:rsidR="004604BA" w:rsidRDefault="004604BA" w14:paraId="03B5DB30" w14:textId="77777777">
            <w:pPr>
              <w:rPr>
                <w:sz w:val="20"/>
                <w:szCs w:val="20"/>
              </w:rPr>
            </w:pPr>
          </w:p>
          <w:p w:rsidR="004604BA" w:rsidRDefault="00C11DB8" w14:paraId="72A67B07" w14:textId="77777777">
            <w:pPr>
              <w:rPr>
                <w:sz w:val="20"/>
                <w:szCs w:val="20"/>
              </w:rPr>
            </w:pPr>
            <w:r>
              <w:rPr>
                <w:sz w:val="20"/>
                <w:szCs w:val="20"/>
              </w:rPr>
              <w:t>Min 30 hours</w:t>
            </w:r>
          </w:p>
        </w:tc>
      </w:tr>
      <w:tr w:rsidR="004604BA" w14:paraId="71FB657C" w14:textId="77777777">
        <w:tc>
          <w:tcPr>
            <w:tcW w:w="1266" w:type="dxa"/>
            <w:tcBorders>
              <w:top w:val="single" w:color="auto" w:sz="4" w:space="0"/>
              <w:left w:val="single" w:color="auto" w:sz="4" w:space="0"/>
              <w:bottom w:val="single" w:color="auto" w:sz="4" w:space="0"/>
              <w:right w:val="single" w:color="auto" w:sz="4" w:space="0"/>
            </w:tcBorders>
          </w:tcPr>
          <w:p w:rsidR="004604BA" w:rsidRDefault="00C11DB8" w14:paraId="37D09D4A" w14:textId="77777777">
            <w:pPr>
              <w:rPr>
                <w:b/>
                <w:sz w:val="20"/>
                <w:szCs w:val="20"/>
              </w:rPr>
            </w:pPr>
            <w:r>
              <w:rPr>
                <w:b/>
                <w:sz w:val="20"/>
                <w:szCs w:val="20"/>
              </w:rPr>
              <w:t>20</w:t>
            </w:r>
          </w:p>
        </w:tc>
        <w:tc>
          <w:tcPr>
            <w:tcW w:w="2994" w:type="dxa"/>
            <w:tcBorders>
              <w:top w:val="single" w:color="auto" w:sz="4" w:space="0"/>
              <w:left w:val="single" w:color="auto" w:sz="4" w:space="0"/>
              <w:bottom w:val="single" w:color="auto" w:sz="4" w:space="0"/>
              <w:right w:val="single" w:color="auto" w:sz="4" w:space="0"/>
            </w:tcBorders>
          </w:tcPr>
          <w:p w:rsidR="004604BA" w:rsidRDefault="00C11DB8" w14:paraId="592EF261" w14:textId="77777777">
            <w:pPr>
              <w:rPr>
                <w:sz w:val="20"/>
                <w:szCs w:val="20"/>
              </w:rPr>
            </w:pPr>
            <w:r>
              <w:rPr>
                <w:sz w:val="20"/>
                <w:szCs w:val="20"/>
              </w:rPr>
              <w:t>4000 to 6600 words</w:t>
            </w:r>
          </w:p>
          <w:p w:rsidR="004604BA" w:rsidRDefault="00C11DB8" w14:paraId="79154C8D" w14:textId="77777777">
            <w:pPr>
              <w:rPr>
                <w:sz w:val="20"/>
                <w:szCs w:val="20"/>
              </w:rPr>
            </w:pPr>
            <w:r>
              <w:rPr>
                <w:sz w:val="20"/>
                <w:szCs w:val="20"/>
              </w:rPr>
              <w:t>OR</w:t>
            </w:r>
          </w:p>
          <w:p w:rsidR="004604BA" w:rsidRDefault="00C11DB8" w14:paraId="4126AAD8" w14:textId="77777777">
            <w:pPr>
              <w:rPr>
                <w:sz w:val="20"/>
                <w:szCs w:val="20"/>
              </w:rPr>
            </w:pPr>
            <w:r>
              <w:rPr>
                <w:sz w:val="20"/>
                <w:szCs w:val="20"/>
              </w:rPr>
              <w:t>3.5 hours examination time</w:t>
            </w:r>
          </w:p>
        </w:tc>
        <w:tc>
          <w:tcPr>
            <w:tcW w:w="1756" w:type="dxa"/>
            <w:tcBorders>
              <w:top w:val="single" w:color="auto" w:sz="4" w:space="0"/>
              <w:left w:val="single" w:color="auto" w:sz="4" w:space="0"/>
              <w:bottom w:val="single" w:color="auto" w:sz="4" w:space="0"/>
              <w:right w:val="single" w:color="auto" w:sz="4" w:space="0"/>
            </w:tcBorders>
          </w:tcPr>
          <w:p w:rsidR="004604BA" w:rsidRDefault="004604BA" w14:paraId="0374F06C" w14:textId="77777777">
            <w:pPr>
              <w:rPr>
                <w:sz w:val="20"/>
                <w:szCs w:val="20"/>
              </w:rPr>
            </w:pPr>
          </w:p>
          <w:p w:rsidR="004604BA" w:rsidRDefault="00C11DB8" w14:paraId="38380B71" w14:textId="77777777">
            <w:pPr>
              <w:rPr>
                <w:sz w:val="20"/>
                <w:szCs w:val="20"/>
              </w:rPr>
            </w:pPr>
            <w:r>
              <w:rPr>
                <w:sz w:val="20"/>
                <w:szCs w:val="20"/>
              </w:rPr>
              <w:t>1-3 max.</w:t>
            </w:r>
          </w:p>
        </w:tc>
        <w:tc>
          <w:tcPr>
            <w:tcW w:w="925" w:type="dxa"/>
            <w:tcBorders>
              <w:top w:val="single" w:color="auto" w:sz="4" w:space="0"/>
              <w:left w:val="single" w:color="auto" w:sz="4" w:space="0"/>
              <w:bottom w:val="single" w:color="auto" w:sz="4" w:space="0"/>
              <w:right w:val="single" w:color="auto" w:sz="4" w:space="0"/>
            </w:tcBorders>
          </w:tcPr>
          <w:p w:rsidR="004604BA" w:rsidRDefault="004604BA" w14:paraId="591BCE55" w14:textId="77777777">
            <w:pPr>
              <w:rPr>
                <w:sz w:val="20"/>
                <w:szCs w:val="20"/>
              </w:rPr>
            </w:pPr>
          </w:p>
          <w:p w:rsidR="004604BA" w:rsidRDefault="00C11DB8" w14:paraId="1AC77C61" w14:textId="77777777">
            <w:pPr>
              <w:rPr>
                <w:sz w:val="20"/>
                <w:szCs w:val="20"/>
              </w:rPr>
            </w:pPr>
            <w:r>
              <w:rPr>
                <w:sz w:val="20"/>
                <w:szCs w:val="20"/>
              </w:rPr>
              <w:t>Min 40 hours</w:t>
            </w:r>
          </w:p>
        </w:tc>
      </w:tr>
      <w:tr w:rsidR="004604BA" w14:paraId="32A50D6E" w14:textId="77777777">
        <w:trPr>
          <w:trHeight w:val="2936"/>
        </w:trPr>
        <w:tc>
          <w:tcPr>
            <w:tcW w:w="6941" w:type="dxa"/>
            <w:gridSpan w:val="4"/>
            <w:tcBorders>
              <w:top w:val="single" w:color="auto" w:sz="4" w:space="0"/>
              <w:left w:val="single" w:color="auto" w:sz="4" w:space="0"/>
              <w:bottom w:val="single" w:color="auto" w:sz="4" w:space="0"/>
              <w:right w:val="single" w:color="auto" w:sz="4" w:space="0"/>
            </w:tcBorders>
          </w:tcPr>
          <w:p w:rsidR="004604BA" w:rsidRDefault="00C11DB8" w14:paraId="5471347E" w14:textId="77777777">
            <w:pPr>
              <w:jc w:val="both"/>
              <w:rPr>
                <w:sz w:val="20"/>
                <w:szCs w:val="20"/>
              </w:rPr>
            </w:pPr>
            <w:r>
              <w:rPr>
                <w:sz w:val="20"/>
                <w:szCs w:val="20"/>
                <w:u w:val="single"/>
              </w:rPr>
              <w:t>For any modules outside this guideline</w:t>
            </w:r>
            <w:r>
              <w:rPr>
                <w:sz w:val="20"/>
                <w:szCs w:val="20"/>
              </w:rPr>
              <w:t xml:space="preserve"> an academic justification should be made for level of assessment and/or contact hours on the module proposal form.</w:t>
            </w:r>
          </w:p>
          <w:p w:rsidR="004604BA" w:rsidRDefault="004604BA" w14:paraId="15F79593" w14:textId="77777777">
            <w:pPr>
              <w:jc w:val="both"/>
            </w:pPr>
          </w:p>
          <w:p w:rsidR="004604BA" w:rsidRDefault="00C11DB8" w14:paraId="5631ED09" w14:textId="77777777">
            <w:pPr>
              <w:jc w:val="both"/>
              <w:rPr>
                <w:sz w:val="20"/>
                <w:szCs w:val="20"/>
              </w:rPr>
            </w:pPr>
            <w:r>
              <w:rPr>
                <w:sz w:val="20"/>
                <w:szCs w:val="20"/>
                <w:u w:val="single"/>
              </w:rPr>
              <w:t>The number of assessments per module</w:t>
            </w:r>
            <w:r>
              <w:rPr>
                <w:sz w:val="20"/>
                <w:szCs w:val="20"/>
              </w:rPr>
              <w:t xml:space="preserve"> - some flexibility is required here. Many of the </w:t>
            </w:r>
            <w:proofErr w:type="gramStart"/>
            <w:r>
              <w:rPr>
                <w:sz w:val="20"/>
                <w:szCs w:val="20"/>
              </w:rPr>
              <w:t>Biosciences</w:t>
            </w:r>
            <w:proofErr w:type="gramEnd"/>
            <w:r>
              <w:rPr>
                <w:sz w:val="20"/>
                <w:szCs w:val="20"/>
              </w:rPr>
              <w:t xml:space="preserve"> modules involve assessment of a series of assessments each associated with a particular practical exercise, tutorial group or workshop activity. These are essentially assessing a series of </w:t>
            </w:r>
            <w:proofErr w:type="gramStart"/>
            <w:r>
              <w:rPr>
                <w:sz w:val="20"/>
                <w:szCs w:val="20"/>
              </w:rPr>
              <w:t>competencies</w:t>
            </w:r>
            <w:proofErr w:type="gramEnd"/>
            <w:r>
              <w:rPr>
                <w:sz w:val="20"/>
                <w:szCs w:val="20"/>
              </w:rPr>
              <w:t xml:space="preserve"> and it is appropriate in these cases to have several small value assessments. </w:t>
            </w:r>
          </w:p>
          <w:p w:rsidR="004604BA" w:rsidRDefault="004604BA" w14:paraId="545F5ACB" w14:textId="77777777">
            <w:pPr>
              <w:rPr>
                <w:sz w:val="20"/>
                <w:szCs w:val="20"/>
              </w:rPr>
            </w:pPr>
          </w:p>
          <w:p w:rsidR="004604BA" w:rsidRDefault="004604BA" w14:paraId="692B067E" w14:textId="77777777">
            <w:pPr>
              <w:rPr>
                <w:sz w:val="20"/>
                <w:szCs w:val="20"/>
              </w:rPr>
            </w:pPr>
          </w:p>
        </w:tc>
      </w:tr>
    </w:tbl>
    <w:p w:rsidR="004604BA" w:rsidRDefault="004604BA" w14:paraId="0100FFE5" w14:textId="77777777"/>
    <w:bookmarkEnd w:id="2"/>
    <w:p w:rsidR="004604BA" w:rsidRDefault="004604BA" w14:paraId="1E6599E2" w14:textId="77777777">
      <w:pPr>
        <w:spacing w:after="120" w:line="259" w:lineRule="auto"/>
      </w:pPr>
    </w:p>
    <w:sectPr w:rsidR="004604BA">
      <w:headerReference w:type="default" r:id="rId12"/>
      <w:footerReference w:type="default" r:id="rId13"/>
      <w:pgSz w:w="16838" w:h="11906" w:orient="landscape"/>
      <w:pgMar w:top="1457" w:right="720" w:bottom="720" w:left="720" w:header="705"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R" w:author="Treharne, Robert" w:date="2025-03-10T14:38:53" w:id="1448405367">
    <w:p xmlns:w14="http://schemas.microsoft.com/office/word/2010/wordml" xmlns:w="http://schemas.openxmlformats.org/wordprocessingml/2006/main" w:rsidR="672FA777" w:rsidRDefault="21056F16" w14:paraId="3317D12B" w14:textId="3EA0EBF1">
      <w:pPr>
        <w:pStyle w:val="CommentText"/>
      </w:pPr>
      <w:r>
        <w:rPr>
          <w:rStyle w:val="CommentReference"/>
        </w:rPr>
        <w:annotationRef/>
      </w:r>
      <w:r w:rsidRPr="57443328" w:rsidR="7D41B132">
        <w:t>Updated Educational Aims. I've removed aim 1 and 5.</w:t>
      </w:r>
    </w:p>
  </w:comment>
  <w:comment xmlns:w="http://schemas.openxmlformats.org/wordprocessingml/2006/main" w:initials="TR" w:author="Treharne, Robert" w:date="2025-03-10T14:39:59" w:id="2118780671">
    <w:p xmlns:w14="http://schemas.microsoft.com/office/word/2010/wordml" xmlns:w="http://schemas.openxmlformats.org/wordprocessingml/2006/main" w:rsidR="51057EC1" w:rsidRDefault="5D5D9876" w14:paraId="5ABDE5E9" w14:textId="519503BB">
      <w:pPr>
        <w:pStyle w:val="CommentText"/>
      </w:pPr>
      <w:r>
        <w:rPr>
          <w:rStyle w:val="CommentReference"/>
        </w:rPr>
        <w:annotationRef/>
      </w:r>
      <w:r w:rsidRPr="0B313A03" w:rsidR="6C99B57A">
        <w:t>Updated Marketing Module Synopsis to explain how the module will be delivered and assessed.</w:t>
      </w:r>
    </w:p>
  </w:comment>
  <w:comment xmlns:w="http://schemas.openxmlformats.org/wordprocessingml/2006/main" w:initials="TR" w:author="Treharne, Robert" w:date="2025-03-10T15:11:13" w:id="530143703">
    <w:p xmlns:w14="http://schemas.microsoft.com/office/word/2010/wordml" xmlns:w="http://schemas.openxmlformats.org/wordprocessingml/2006/main" w:rsidR="6DBC62F7" w:rsidRDefault="452A0879" w14:paraId="32096E9B" w14:textId="46566EDD">
      <w:pPr>
        <w:pStyle w:val="CommentText"/>
      </w:pPr>
      <w:r>
        <w:rPr>
          <w:rStyle w:val="CommentReference"/>
        </w:rPr>
        <w:annotationRef/>
      </w:r>
      <w:r w:rsidRPr="2A549EF2" w:rsidR="530F4D96">
        <w:t>I've re-written this to satisfy guidance referred to by reviewer.</w:t>
      </w:r>
    </w:p>
  </w:comment>
  <w:comment xmlns:w="http://schemas.openxmlformats.org/wordprocessingml/2006/main" w:initials="TR" w:author="Treharne, Robert" w:date="2025-03-10T15:30:52" w:id="1036282617">
    <w:p xmlns:w14="http://schemas.microsoft.com/office/word/2010/wordml" xmlns:w="http://schemas.openxmlformats.org/wordprocessingml/2006/main" w:rsidR="30CE1E9E" w:rsidRDefault="4551E2B1" w14:paraId="32BC7B70" w14:textId="269632A6">
      <w:pPr>
        <w:pStyle w:val="CommentText"/>
      </w:pPr>
      <w:r>
        <w:rPr>
          <w:rStyle w:val="CommentReference"/>
        </w:rPr>
        <w:annotationRef/>
      </w:r>
      <w:r w:rsidRPr="2651E323" w:rsidR="3B758C1C">
        <w:t>I've re-written the T&amp;L methods to better match the guidance and to include mapping to the LCF hallmarks/attributes.</w:t>
      </w:r>
    </w:p>
  </w:comment>
  <w:comment xmlns:w="http://schemas.openxmlformats.org/wordprocessingml/2006/main" w:initials="TR" w:author="Treharne, Robert" w:date="2025-03-10T15:32:12" w:id="236709327">
    <w:p xmlns:w14="http://schemas.microsoft.com/office/word/2010/wordml" xmlns:w="http://schemas.openxmlformats.org/wordprocessingml/2006/main" w:rsidR="06B71681" w:rsidRDefault="7B00042C" w14:paraId="305B4765" w14:textId="54AA033D">
      <w:pPr>
        <w:pStyle w:val="CommentText"/>
      </w:pPr>
      <w:r>
        <w:rPr>
          <w:rStyle w:val="CommentReference"/>
        </w:rPr>
        <w:annotationRef/>
      </w:r>
      <w:r w:rsidRPr="28E8A73F" w:rsidR="45887F08">
        <w:t>I've added this as instructed, but wouldn't it be better to include this in the Teaching and Learning Methods section (next)?</w:t>
      </w:r>
    </w:p>
  </w:comment>
  <w:comment xmlns:w="http://schemas.openxmlformats.org/wordprocessingml/2006/main" w:initials="TR" w:author="Treharne, Robert" w:date="2025-03-10T16:03:38" w:id="856100119">
    <w:p xmlns:w14="http://schemas.microsoft.com/office/word/2010/wordml" xmlns:w="http://schemas.openxmlformats.org/wordprocessingml/2006/main" w:rsidR="43B6847A" w:rsidRDefault="7658B63F" w14:paraId="77D93687" w14:textId="6EA2DE72">
      <w:pPr>
        <w:pStyle w:val="CommentText"/>
      </w:pPr>
      <w:r>
        <w:rPr>
          <w:rStyle w:val="CommentReference"/>
        </w:rPr>
        <w:annotationRef/>
      </w:r>
      <w:r w:rsidRPr="613DD509" w:rsidR="08DC6F90">
        <w:t>What is the "standard future proofing statement"? Anyone?</w:t>
      </w:r>
    </w:p>
  </w:comment>
  <w:comment xmlns:w="http://schemas.openxmlformats.org/wordprocessingml/2006/main" w:initials="TR" w:author="Treharne, Robert" w:date="2025-03-10T16:52:50" w:id="1472244787">
    <w:p xmlns:w14="http://schemas.microsoft.com/office/word/2010/wordml" xmlns:w="http://schemas.openxmlformats.org/wordprocessingml/2006/main" w:rsidR="11FD0B39" w:rsidRDefault="29EAC40B" w14:paraId="4869B3D4" w14:textId="498107E3">
      <w:pPr>
        <w:pStyle w:val="CommentText"/>
      </w:pPr>
      <w:r>
        <w:rPr>
          <w:rStyle w:val="CommentReference"/>
        </w:rPr>
        <w:annotationRef/>
      </w:r>
      <w:r w:rsidRPr="0835C16D" w:rsidR="249B2CCA">
        <w:t>I've written an Assessment Strategy. This involved re-thinking my original approach. I'd like to justify the removal of the written exam component originally proposed by highlighting that the new approach focuses on practical, real-world tasks. The portfolio and digital case study allow students to showcase their problem-solving, data analysis, and communication skills. This method aligns better with the Liverpool Curriculum Framework and promotes critical thinking. Reducing the assessments to two, rather than three, also follows current guidance from the School of Biosciences to improve assessment balance across programmes.</w:t>
      </w:r>
    </w:p>
  </w:comment>
</w:comments>
</file>

<file path=word/commentsExtended.xml><?xml version="1.0" encoding="utf-8"?>
<w15:commentsEx xmlns:mc="http://schemas.openxmlformats.org/markup-compatibility/2006" xmlns:w15="http://schemas.microsoft.com/office/word/2012/wordml" mc:Ignorable="w15">
  <w15:commentEx w15:done="0" w15:paraId="3317D12B"/>
  <w15:commentEx w15:done="0" w15:paraId="5ABDE5E9"/>
  <w15:commentEx w15:done="0" w15:paraId="32096E9B"/>
  <w15:commentEx w15:done="0" w15:paraId="32BC7B70"/>
  <w15:commentEx w15:done="0" w15:paraId="305B4765"/>
  <w15:commentEx w15:done="0" w15:paraId="77D93687"/>
  <w15:commentEx w15:done="0" w15:paraId="4869B3D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01A0D77" w16cex:dateUtc="2025-03-10T14:38:53.489Z"/>
  <w16cex:commentExtensible w16cex:durableId="5096A709" w16cex:dateUtc="2025-03-10T14:39:59.882Z"/>
  <w16cex:commentExtensible w16cex:durableId="60E7D164" w16cex:dateUtc="2025-03-10T15:11:13.101Z"/>
  <w16cex:commentExtensible w16cex:durableId="38B17002" w16cex:dateUtc="2025-03-10T15:30:52.206Z"/>
  <w16cex:commentExtensible w16cex:durableId="0C1EAB60" w16cex:dateUtc="2025-03-10T15:32:12.875Z"/>
  <w16cex:commentExtensible w16cex:durableId="071E662E" w16cex:dateUtc="2025-03-10T16:03:38.979Z"/>
  <w16cex:commentExtensible w16cex:durableId="7652176F" w16cex:dateUtc="2025-03-10T16:52:50.973Z"/>
</w16cex:commentsExtensible>
</file>

<file path=word/commentsIds.xml><?xml version="1.0" encoding="utf-8"?>
<w16cid:commentsIds xmlns:mc="http://schemas.openxmlformats.org/markup-compatibility/2006" xmlns:w16cid="http://schemas.microsoft.com/office/word/2016/wordml/cid" mc:Ignorable="w16cid">
  <w16cid:commentId w16cid:paraId="3317D12B" w16cid:durableId="701A0D77"/>
  <w16cid:commentId w16cid:paraId="5ABDE5E9" w16cid:durableId="5096A709"/>
  <w16cid:commentId w16cid:paraId="32096E9B" w16cid:durableId="60E7D164"/>
  <w16cid:commentId w16cid:paraId="32BC7B70" w16cid:durableId="38B17002"/>
  <w16cid:commentId w16cid:paraId="305B4765" w16cid:durableId="0C1EAB60"/>
  <w16cid:commentId w16cid:paraId="77D93687" w16cid:durableId="071E662E"/>
  <w16cid:commentId w16cid:paraId="4869B3D4" w16cid:durableId="765217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6F19" w:rsidRDefault="00F36F19" w14:paraId="05688DF3" w14:textId="77777777">
      <w:r>
        <w:separator/>
      </w:r>
    </w:p>
  </w:endnote>
  <w:endnote w:type="continuationSeparator" w:id="0">
    <w:p w:rsidR="00F36F19" w:rsidRDefault="00F36F19" w14:paraId="6ABB020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04BA" w:rsidRDefault="00C11DB8" w14:paraId="22F450BC" w14:textId="77777777">
    <w:pPr>
      <w:pStyle w:val="Footer"/>
      <w:pBdr>
        <w:top w:val="thinThickSmallGap" w:color="823B0B" w:themeColor="accent2" w:themeShade="7F" w:sz="24" w:space="0"/>
      </w:pBdr>
      <w:tabs>
        <w:tab w:val="clear" w:pos="4513"/>
        <w:tab w:val="clear" w:pos="9026"/>
        <w:tab w:val="center" w:pos="4320"/>
        <w:tab w:val="right" w:pos="8640"/>
      </w:tabs>
      <w:rPr>
        <w:rFonts w:asciiTheme="majorHAnsi" w:hAnsiTheme="majorHAnsi" w:eastAsiaTheme="majorEastAsia" w:cstheme="majorBidi"/>
        <w:sz w:val="20"/>
        <w:szCs w:val="20"/>
      </w:rPr>
    </w:pPr>
    <w:r>
      <w:rPr>
        <w:rFonts w:ascii="Calibri" w:hAnsi="Calibri" w:cs="Calibri"/>
        <w:b/>
        <w:sz w:val="18"/>
        <w:szCs w:val="18"/>
      </w:rPr>
      <w:t xml:space="preserve">HLS School Scrutiny Panel  </w:t>
    </w:r>
    <w:r>
      <w:rPr>
        <w:rFonts w:eastAsiaTheme="majorEastAsia" w:cstheme="majorBidi"/>
        <w:sz w:val="18"/>
        <w:szCs w:val="18"/>
      </w:rPr>
      <w:ptab w:alignment="right" w:relativeTo="margin" w:leader="none"/>
    </w:r>
    <w:r>
      <w:rPr>
        <w:rFonts w:eastAsiaTheme="majorEastAsia" w:cstheme="majorBidi"/>
        <w:sz w:val="18"/>
        <w:szCs w:val="18"/>
      </w:rPr>
      <w:t>Page</w:t>
    </w:r>
    <w:r>
      <w:rPr>
        <w:rFonts w:asciiTheme="majorHAnsi" w:hAnsiTheme="majorHAnsi" w:eastAsiaTheme="majorEastAsia" w:cstheme="majorBidi"/>
        <w:sz w:val="18"/>
        <w:szCs w:val="18"/>
      </w:rPr>
      <w:t xml:space="preserve"> </w:t>
    </w:r>
    <w:r>
      <w:rPr>
        <w:rFonts w:eastAsiaTheme="minorEastAsia"/>
        <w:sz w:val="18"/>
        <w:szCs w:val="18"/>
      </w:rPr>
      <w:fldChar w:fldCharType="begin"/>
    </w:r>
    <w:r>
      <w:rPr>
        <w:sz w:val="18"/>
        <w:szCs w:val="18"/>
      </w:rPr>
      <w:instrText xml:space="preserve"> PAGE   \* MERGEFORMAT </w:instrText>
    </w:r>
    <w:r>
      <w:rPr>
        <w:rFonts w:eastAsiaTheme="minorEastAsia"/>
        <w:sz w:val="18"/>
        <w:szCs w:val="18"/>
      </w:rPr>
      <w:fldChar w:fldCharType="separate"/>
    </w:r>
    <w:r>
      <w:rPr>
        <w:rFonts w:asciiTheme="majorHAnsi" w:hAnsiTheme="majorHAnsi" w:eastAsiaTheme="majorEastAsia" w:cstheme="majorBidi"/>
        <w:sz w:val="18"/>
        <w:szCs w:val="18"/>
      </w:rPr>
      <w:t>1</w:t>
    </w:r>
    <w:r>
      <w:rPr>
        <w:rFonts w:asciiTheme="majorHAnsi" w:hAnsiTheme="majorHAnsi" w:eastAsiaTheme="majorEastAsia" w:cstheme="majorBidi"/>
        <w:sz w:val="18"/>
        <w:szCs w:val="18"/>
      </w:rPr>
      <w:fldChar w:fldCharType="end"/>
    </w:r>
  </w:p>
  <w:p w:rsidR="004604BA" w:rsidRDefault="00C11DB8" w14:paraId="11CA01D5" w14:textId="77777777">
    <w:pPr>
      <w:pStyle w:val="Footer"/>
      <w:tabs>
        <w:tab w:val="clear" w:pos="4513"/>
        <w:tab w:val="clear" w:pos="9026"/>
        <w:tab w:val="center" w:pos="4320"/>
        <w:tab w:val="right" w:pos="8640"/>
      </w:tabs>
    </w:pPr>
    <w:r>
      <w:rPr>
        <w:rFonts w:ascii="Calibri" w:hAnsi="Calibri" w:cs="Calibri"/>
        <w:sz w:val="15"/>
        <w:szCs w:val="15"/>
      </w:rPr>
      <w:t>New Module Review Form 2024-25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6F19" w:rsidRDefault="00F36F19" w14:paraId="604709C4" w14:textId="77777777">
      <w:r>
        <w:separator/>
      </w:r>
    </w:p>
  </w:footnote>
  <w:footnote w:type="continuationSeparator" w:id="0">
    <w:p w:rsidR="00F36F19" w:rsidRDefault="00F36F19" w14:paraId="020C123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604BA" w:rsidRDefault="00C11DB8" w14:paraId="74A45879" w14:textId="77777777">
    <w:pPr>
      <w:pStyle w:val="Header"/>
    </w:pPr>
    <w:r>
      <w:rPr>
        <w:noProof/>
      </w:rPr>
      <w:drawing>
        <wp:inline distT="0" distB="0" distL="114300" distR="114300" wp14:anchorId="5143ABA5" wp14:editId="07777777">
          <wp:extent cx="1981200" cy="514350"/>
          <wp:effectExtent l="0" t="0" r="0" b="6350"/>
          <wp:docPr id="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pic:cNvPicPr>
                    <a:picLocks noChangeAspect="1"/>
                  </pic:cNvPicPr>
                </pic:nvPicPr>
                <pic:blipFill>
                  <a:blip r:embed="rId1"/>
                  <a:stretch>
                    <a:fillRect/>
                  </a:stretch>
                </pic:blipFill>
                <pic:spPr>
                  <a:xfrm>
                    <a:off x="0" y="0"/>
                    <a:ext cx="1981200" cy="5143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6d8bc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e3e3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967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hint="default" w:ascii="Symbol" w:hAnsi="Symbol"/>
      </w:rPr>
    </w:lvl>
  </w:abstractNum>
  <w:abstractNum w:abstractNumId="1" w15:restartNumberingAfterBreak="0">
    <w:nsid w:val="064A07FE"/>
    <w:multiLevelType w:val="multilevel"/>
    <w:tmpl w:val="064A07F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06A2224F"/>
    <w:multiLevelType w:val="multilevel"/>
    <w:tmpl w:val="06A2224F"/>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3" w15:restartNumberingAfterBreak="0">
    <w:nsid w:val="08764D54"/>
    <w:multiLevelType w:val="multilevel"/>
    <w:tmpl w:val="08764D54"/>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4" w15:restartNumberingAfterBreak="0">
    <w:nsid w:val="3349DE86"/>
    <w:multiLevelType w:val="singleLevel"/>
    <w:tmpl w:val="3349DE86"/>
    <w:lvl w:ilvl="0">
      <w:start w:val="1"/>
      <w:numFmt w:val="decimal"/>
      <w:suff w:val="space"/>
      <w:lvlText w:val="%1."/>
      <w:lvlJc w:val="left"/>
    </w:lvl>
  </w:abstractNum>
  <w:abstractNum w:abstractNumId="5" w15:restartNumberingAfterBreak="0">
    <w:nsid w:val="506E635C"/>
    <w:multiLevelType w:val="multilevel"/>
    <w:tmpl w:val="506E635C"/>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6" w15:restartNumberingAfterBreak="0">
    <w:nsid w:val="58DE7883"/>
    <w:multiLevelType w:val="multilevel"/>
    <w:tmpl w:val="58DE7883"/>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7" w15:restartNumberingAfterBreak="0">
    <w:nsid w:val="5D8632A6"/>
    <w:multiLevelType w:val="multilevel"/>
    <w:tmpl w:val="5D8632A6"/>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8" w15:restartNumberingAfterBreak="0">
    <w:nsid w:val="77A59C7D"/>
    <w:multiLevelType w:val="hybridMultilevel"/>
    <w:tmpl w:val="74B250BE"/>
    <w:lvl w:ilvl="0" w:tplc="F77011BC">
      <w:start w:val="1"/>
      <w:numFmt w:val="bullet"/>
      <w:lvlText w:val=""/>
      <w:lvlJc w:val="left"/>
      <w:pPr>
        <w:ind w:left="360" w:hanging="360"/>
      </w:pPr>
      <w:rPr>
        <w:rFonts w:hint="default" w:ascii="Symbol" w:hAnsi="Symbol"/>
      </w:rPr>
    </w:lvl>
    <w:lvl w:ilvl="1" w:tplc="B874C940">
      <w:start w:val="1"/>
      <w:numFmt w:val="bullet"/>
      <w:lvlText w:val="o"/>
      <w:lvlJc w:val="left"/>
      <w:pPr>
        <w:ind w:left="1080" w:hanging="360"/>
      </w:pPr>
      <w:rPr>
        <w:rFonts w:hint="default" w:ascii="Courier New" w:hAnsi="Courier New"/>
      </w:rPr>
    </w:lvl>
    <w:lvl w:ilvl="2" w:tplc="1F7660A0">
      <w:start w:val="1"/>
      <w:numFmt w:val="bullet"/>
      <w:lvlText w:val=""/>
      <w:lvlJc w:val="left"/>
      <w:pPr>
        <w:ind w:left="1800" w:hanging="360"/>
      </w:pPr>
      <w:rPr>
        <w:rFonts w:hint="default" w:ascii="Wingdings" w:hAnsi="Wingdings"/>
      </w:rPr>
    </w:lvl>
    <w:lvl w:ilvl="3" w:tplc="5E0EB404">
      <w:start w:val="1"/>
      <w:numFmt w:val="bullet"/>
      <w:lvlText w:val=""/>
      <w:lvlJc w:val="left"/>
      <w:pPr>
        <w:ind w:left="2520" w:hanging="360"/>
      </w:pPr>
      <w:rPr>
        <w:rFonts w:hint="default" w:ascii="Symbol" w:hAnsi="Symbol"/>
      </w:rPr>
    </w:lvl>
    <w:lvl w:ilvl="4" w:tplc="738A125A">
      <w:start w:val="1"/>
      <w:numFmt w:val="bullet"/>
      <w:lvlText w:val="o"/>
      <w:lvlJc w:val="left"/>
      <w:pPr>
        <w:ind w:left="3240" w:hanging="360"/>
      </w:pPr>
      <w:rPr>
        <w:rFonts w:hint="default" w:ascii="Courier New" w:hAnsi="Courier New"/>
      </w:rPr>
    </w:lvl>
    <w:lvl w:ilvl="5" w:tplc="47A8478E">
      <w:start w:val="1"/>
      <w:numFmt w:val="bullet"/>
      <w:lvlText w:val=""/>
      <w:lvlJc w:val="left"/>
      <w:pPr>
        <w:ind w:left="3960" w:hanging="360"/>
      </w:pPr>
      <w:rPr>
        <w:rFonts w:hint="default" w:ascii="Wingdings" w:hAnsi="Wingdings"/>
      </w:rPr>
    </w:lvl>
    <w:lvl w:ilvl="6" w:tplc="67F21690">
      <w:start w:val="1"/>
      <w:numFmt w:val="bullet"/>
      <w:lvlText w:val=""/>
      <w:lvlJc w:val="left"/>
      <w:pPr>
        <w:ind w:left="4680" w:hanging="360"/>
      </w:pPr>
      <w:rPr>
        <w:rFonts w:hint="default" w:ascii="Symbol" w:hAnsi="Symbol"/>
      </w:rPr>
    </w:lvl>
    <w:lvl w:ilvl="7" w:tplc="18468C72">
      <w:start w:val="1"/>
      <w:numFmt w:val="bullet"/>
      <w:lvlText w:val="o"/>
      <w:lvlJc w:val="left"/>
      <w:pPr>
        <w:ind w:left="5400" w:hanging="360"/>
      </w:pPr>
      <w:rPr>
        <w:rFonts w:hint="default" w:ascii="Courier New" w:hAnsi="Courier New"/>
      </w:rPr>
    </w:lvl>
    <w:lvl w:ilvl="8" w:tplc="60EA8D02">
      <w:start w:val="1"/>
      <w:numFmt w:val="bullet"/>
      <w:lvlText w:val=""/>
      <w:lvlJc w:val="left"/>
      <w:pPr>
        <w:ind w:left="6120" w:hanging="360"/>
      </w:pPr>
      <w:rPr>
        <w:rFonts w:hint="default" w:ascii="Wingdings" w:hAnsi="Wingdings"/>
      </w:rPr>
    </w:lvl>
  </w:abstractNum>
  <w:num w:numId="12">
    <w:abstractNumId w:val="11"/>
  </w:num>
  <w:num w:numId="11">
    <w:abstractNumId w:val="10"/>
  </w:num>
  <w:num w:numId="10">
    <w:abstractNumId w:val="9"/>
  </w:num>
  <w:num w:numId="1" w16cid:durableId="1245384181">
    <w:abstractNumId w:val="8"/>
  </w:num>
  <w:num w:numId="2" w16cid:durableId="996375189">
    <w:abstractNumId w:val="0"/>
  </w:num>
  <w:num w:numId="3" w16cid:durableId="961502346">
    <w:abstractNumId w:val="4"/>
  </w:num>
  <w:num w:numId="4" w16cid:durableId="804784939">
    <w:abstractNumId w:val="6"/>
  </w:num>
  <w:num w:numId="5" w16cid:durableId="722601161">
    <w:abstractNumId w:val="5"/>
  </w:num>
  <w:num w:numId="6" w16cid:durableId="1224755987">
    <w:abstractNumId w:val="3"/>
  </w:num>
  <w:num w:numId="7" w16cid:durableId="680007007">
    <w:abstractNumId w:val="2"/>
  </w:num>
  <w:num w:numId="8" w16cid:durableId="811599577">
    <w:abstractNumId w:val="7"/>
  </w:num>
  <w:num w:numId="9" w16cid:durableId="1900969242">
    <w:abstractNumId w:val="1"/>
  </w:num>
</w:numbering>
</file>

<file path=word/people.xml><?xml version="1.0" encoding="utf-8"?>
<w15:people xmlns:mc="http://schemas.openxmlformats.org/markup-compatibility/2006" xmlns:w15="http://schemas.microsoft.com/office/word/2012/wordml" mc:Ignorable="w15">
  <w15:person w15:author="Treharne, Robert">
    <w15:presenceInfo w15:providerId="AD" w15:userId="S::treharne@liverpool.ac.uk::dfe69485-469c-41c8-8896-db854ee3602c"/>
  </w15:person>
  <w15:person w15:author="Treharne, Robert">
    <w15:presenceInfo w15:providerId="AD" w15:userId="S::treharne@liverpool.ac.uk::dfe69485-469c-41c8-8896-db854ee360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44F"/>
    <w:rsid w:val="00006D75"/>
    <w:rsid w:val="00007BBC"/>
    <w:rsid w:val="00016C60"/>
    <w:rsid w:val="0002221C"/>
    <w:rsid w:val="000238AA"/>
    <w:rsid w:val="000272AC"/>
    <w:rsid w:val="00033248"/>
    <w:rsid w:val="00052C0E"/>
    <w:rsid w:val="0005525B"/>
    <w:rsid w:val="00060021"/>
    <w:rsid w:val="00060126"/>
    <w:rsid w:val="000A35F4"/>
    <w:rsid w:val="000A5247"/>
    <w:rsid w:val="000A719A"/>
    <w:rsid w:val="000B524B"/>
    <w:rsid w:val="000B77A4"/>
    <w:rsid w:val="000C4193"/>
    <w:rsid w:val="000C7404"/>
    <w:rsid w:val="000D28E0"/>
    <w:rsid w:val="000E093F"/>
    <w:rsid w:val="000F0239"/>
    <w:rsid w:val="00100041"/>
    <w:rsid w:val="001002B4"/>
    <w:rsid w:val="00114CC1"/>
    <w:rsid w:val="00116451"/>
    <w:rsid w:val="001165A7"/>
    <w:rsid w:val="00117198"/>
    <w:rsid w:val="00133B22"/>
    <w:rsid w:val="00134806"/>
    <w:rsid w:val="001371AC"/>
    <w:rsid w:val="001435D1"/>
    <w:rsid w:val="001546E5"/>
    <w:rsid w:val="001613EC"/>
    <w:rsid w:val="00172D4C"/>
    <w:rsid w:val="00181740"/>
    <w:rsid w:val="00186293"/>
    <w:rsid w:val="00195C72"/>
    <w:rsid w:val="001A1BF4"/>
    <w:rsid w:val="001B3746"/>
    <w:rsid w:val="001C3007"/>
    <w:rsid w:val="001C680B"/>
    <w:rsid w:val="001C72D8"/>
    <w:rsid w:val="001C7F1B"/>
    <w:rsid w:val="001F3627"/>
    <w:rsid w:val="00215F12"/>
    <w:rsid w:val="002270E4"/>
    <w:rsid w:val="00235CD1"/>
    <w:rsid w:val="00243E52"/>
    <w:rsid w:val="00252163"/>
    <w:rsid w:val="00265453"/>
    <w:rsid w:val="002670E3"/>
    <w:rsid w:val="00272788"/>
    <w:rsid w:val="00287629"/>
    <w:rsid w:val="002A69B2"/>
    <w:rsid w:val="002C2FF2"/>
    <w:rsid w:val="002D0009"/>
    <w:rsid w:val="002D04E0"/>
    <w:rsid w:val="002D2BCF"/>
    <w:rsid w:val="002D3FBE"/>
    <w:rsid w:val="002E767B"/>
    <w:rsid w:val="00303CAD"/>
    <w:rsid w:val="003269BA"/>
    <w:rsid w:val="00337FDC"/>
    <w:rsid w:val="00350E71"/>
    <w:rsid w:val="003544CE"/>
    <w:rsid w:val="00355B3A"/>
    <w:rsid w:val="00362C86"/>
    <w:rsid w:val="003736D3"/>
    <w:rsid w:val="0038076E"/>
    <w:rsid w:val="00394419"/>
    <w:rsid w:val="0039544F"/>
    <w:rsid w:val="003B6969"/>
    <w:rsid w:val="003C1DCE"/>
    <w:rsid w:val="003C6220"/>
    <w:rsid w:val="003D24F5"/>
    <w:rsid w:val="003E0185"/>
    <w:rsid w:val="004007A2"/>
    <w:rsid w:val="00403D52"/>
    <w:rsid w:val="00407BCD"/>
    <w:rsid w:val="00415072"/>
    <w:rsid w:val="00423432"/>
    <w:rsid w:val="00432149"/>
    <w:rsid w:val="00436BF4"/>
    <w:rsid w:val="00436E60"/>
    <w:rsid w:val="004469B4"/>
    <w:rsid w:val="004552D0"/>
    <w:rsid w:val="00455C6A"/>
    <w:rsid w:val="004604BA"/>
    <w:rsid w:val="00466744"/>
    <w:rsid w:val="004764AE"/>
    <w:rsid w:val="00482825"/>
    <w:rsid w:val="004B42DF"/>
    <w:rsid w:val="004D1668"/>
    <w:rsid w:val="004D706C"/>
    <w:rsid w:val="004D71F0"/>
    <w:rsid w:val="004E0653"/>
    <w:rsid w:val="004E7729"/>
    <w:rsid w:val="005046A8"/>
    <w:rsid w:val="00523886"/>
    <w:rsid w:val="00542C5A"/>
    <w:rsid w:val="00543C8A"/>
    <w:rsid w:val="00544F56"/>
    <w:rsid w:val="0055285A"/>
    <w:rsid w:val="005564B0"/>
    <w:rsid w:val="00570287"/>
    <w:rsid w:val="00570375"/>
    <w:rsid w:val="00571B07"/>
    <w:rsid w:val="0057637C"/>
    <w:rsid w:val="00581022"/>
    <w:rsid w:val="00597C65"/>
    <w:rsid w:val="005B4AC2"/>
    <w:rsid w:val="005C0A3E"/>
    <w:rsid w:val="005C3217"/>
    <w:rsid w:val="005E089F"/>
    <w:rsid w:val="005E7B1F"/>
    <w:rsid w:val="005F4A1E"/>
    <w:rsid w:val="00600433"/>
    <w:rsid w:val="00626432"/>
    <w:rsid w:val="00627D05"/>
    <w:rsid w:val="00636843"/>
    <w:rsid w:val="00655632"/>
    <w:rsid w:val="00666745"/>
    <w:rsid w:val="00670C01"/>
    <w:rsid w:val="0067219C"/>
    <w:rsid w:val="006748F2"/>
    <w:rsid w:val="00682570"/>
    <w:rsid w:val="00682DE6"/>
    <w:rsid w:val="00684901"/>
    <w:rsid w:val="00696365"/>
    <w:rsid w:val="006A0B98"/>
    <w:rsid w:val="006A2A10"/>
    <w:rsid w:val="006A41F5"/>
    <w:rsid w:val="006B3BC6"/>
    <w:rsid w:val="006B53C2"/>
    <w:rsid w:val="006D19FB"/>
    <w:rsid w:val="006D1A4F"/>
    <w:rsid w:val="006D3664"/>
    <w:rsid w:val="006E037C"/>
    <w:rsid w:val="006E7501"/>
    <w:rsid w:val="00702525"/>
    <w:rsid w:val="00711D61"/>
    <w:rsid w:val="00713436"/>
    <w:rsid w:val="007325BC"/>
    <w:rsid w:val="007405DD"/>
    <w:rsid w:val="00747058"/>
    <w:rsid w:val="007666A4"/>
    <w:rsid w:val="0076775F"/>
    <w:rsid w:val="00773A93"/>
    <w:rsid w:val="00782511"/>
    <w:rsid w:val="007847B2"/>
    <w:rsid w:val="0079381D"/>
    <w:rsid w:val="00794006"/>
    <w:rsid w:val="00794D2E"/>
    <w:rsid w:val="007A01FC"/>
    <w:rsid w:val="007A0855"/>
    <w:rsid w:val="007B5479"/>
    <w:rsid w:val="007E295B"/>
    <w:rsid w:val="007E51E1"/>
    <w:rsid w:val="007F373B"/>
    <w:rsid w:val="00807D81"/>
    <w:rsid w:val="008171F4"/>
    <w:rsid w:val="00823E1F"/>
    <w:rsid w:val="008358AC"/>
    <w:rsid w:val="008425A6"/>
    <w:rsid w:val="00842A2F"/>
    <w:rsid w:val="00851D04"/>
    <w:rsid w:val="00853CCA"/>
    <w:rsid w:val="00854C43"/>
    <w:rsid w:val="00855FD5"/>
    <w:rsid w:val="0088682C"/>
    <w:rsid w:val="008919DB"/>
    <w:rsid w:val="008A353E"/>
    <w:rsid w:val="008D58F6"/>
    <w:rsid w:val="008E0C41"/>
    <w:rsid w:val="00901948"/>
    <w:rsid w:val="00901AD5"/>
    <w:rsid w:val="00903673"/>
    <w:rsid w:val="009058B3"/>
    <w:rsid w:val="00914FB9"/>
    <w:rsid w:val="009236C0"/>
    <w:rsid w:val="0093187F"/>
    <w:rsid w:val="0093367F"/>
    <w:rsid w:val="009350E4"/>
    <w:rsid w:val="0093743F"/>
    <w:rsid w:val="00942C6F"/>
    <w:rsid w:val="00950794"/>
    <w:rsid w:val="00954DD7"/>
    <w:rsid w:val="00973067"/>
    <w:rsid w:val="009852AA"/>
    <w:rsid w:val="009A3B6B"/>
    <w:rsid w:val="009B2037"/>
    <w:rsid w:val="009B2403"/>
    <w:rsid w:val="009B5793"/>
    <w:rsid w:val="009E0D68"/>
    <w:rsid w:val="009E5838"/>
    <w:rsid w:val="009F6136"/>
    <w:rsid w:val="00A13C90"/>
    <w:rsid w:val="00A16BD1"/>
    <w:rsid w:val="00A225ED"/>
    <w:rsid w:val="00A4387A"/>
    <w:rsid w:val="00A653DD"/>
    <w:rsid w:val="00A70B15"/>
    <w:rsid w:val="00A75679"/>
    <w:rsid w:val="00AA53BB"/>
    <w:rsid w:val="00AB4E64"/>
    <w:rsid w:val="00AB4FD1"/>
    <w:rsid w:val="00AC472E"/>
    <w:rsid w:val="00AD3967"/>
    <w:rsid w:val="00AD62B8"/>
    <w:rsid w:val="00AE167B"/>
    <w:rsid w:val="00AF3575"/>
    <w:rsid w:val="00AF55F9"/>
    <w:rsid w:val="00B166AD"/>
    <w:rsid w:val="00B17F08"/>
    <w:rsid w:val="00B41E6C"/>
    <w:rsid w:val="00B52087"/>
    <w:rsid w:val="00B55D37"/>
    <w:rsid w:val="00B61A7C"/>
    <w:rsid w:val="00B638FE"/>
    <w:rsid w:val="00B70E75"/>
    <w:rsid w:val="00B71CDD"/>
    <w:rsid w:val="00B75366"/>
    <w:rsid w:val="00B96C15"/>
    <w:rsid w:val="00B975F1"/>
    <w:rsid w:val="00BA7296"/>
    <w:rsid w:val="00BB5ECC"/>
    <w:rsid w:val="00BC4A27"/>
    <w:rsid w:val="00BC540A"/>
    <w:rsid w:val="00BC63E7"/>
    <w:rsid w:val="00BD629A"/>
    <w:rsid w:val="00BD6831"/>
    <w:rsid w:val="00BE0F61"/>
    <w:rsid w:val="00BE7CEF"/>
    <w:rsid w:val="00C01D76"/>
    <w:rsid w:val="00C11DB8"/>
    <w:rsid w:val="00C24076"/>
    <w:rsid w:val="00C36AA7"/>
    <w:rsid w:val="00C43CC2"/>
    <w:rsid w:val="00C50972"/>
    <w:rsid w:val="00C50E45"/>
    <w:rsid w:val="00C82431"/>
    <w:rsid w:val="00C83EE0"/>
    <w:rsid w:val="00C83F2E"/>
    <w:rsid w:val="00C86E42"/>
    <w:rsid w:val="00C93363"/>
    <w:rsid w:val="00CA26F5"/>
    <w:rsid w:val="00CA5458"/>
    <w:rsid w:val="00CC62AA"/>
    <w:rsid w:val="00CC6E3A"/>
    <w:rsid w:val="00CE1CCD"/>
    <w:rsid w:val="00CE4411"/>
    <w:rsid w:val="00CF7E23"/>
    <w:rsid w:val="00D110D5"/>
    <w:rsid w:val="00D142F2"/>
    <w:rsid w:val="00D20000"/>
    <w:rsid w:val="00D20A75"/>
    <w:rsid w:val="00D21144"/>
    <w:rsid w:val="00D3485E"/>
    <w:rsid w:val="00D35667"/>
    <w:rsid w:val="00D42E16"/>
    <w:rsid w:val="00D5716D"/>
    <w:rsid w:val="00D60994"/>
    <w:rsid w:val="00D83311"/>
    <w:rsid w:val="00D9226D"/>
    <w:rsid w:val="00D9672A"/>
    <w:rsid w:val="00D97F73"/>
    <w:rsid w:val="00DA5FCC"/>
    <w:rsid w:val="00DB778E"/>
    <w:rsid w:val="00DD1180"/>
    <w:rsid w:val="00DD4D63"/>
    <w:rsid w:val="00DD62EF"/>
    <w:rsid w:val="00DD757F"/>
    <w:rsid w:val="00DF45B6"/>
    <w:rsid w:val="00DF73D8"/>
    <w:rsid w:val="00E0604E"/>
    <w:rsid w:val="00E412E6"/>
    <w:rsid w:val="00E438A2"/>
    <w:rsid w:val="00E46A9B"/>
    <w:rsid w:val="00E51908"/>
    <w:rsid w:val="00E57153"/>
    <w:rsid w:val="00E71D0C"/>
    <w:rsid w:val="00E73897"/>
    <w:rsid w:val="00E74675"/>
    <w:rsid w:val="00E75C63"/>
    <w:rsid w:val="00E779E8"/>
    <w:rsid w:val="00EA5529"/>
    <w:rsid w:val="00EE22DE"/>
    <w:rsid w:val="00EF43FC"/>
    <w:rsid w:val="00F109E1"/>
    <w:rsid w:val="00F130F5"/>
    <w:rsid w:val="00F1497D"/>
    <w:rsid w:val="00F21989"/>
    <w:rsid w:val="00F22418"/>
    <w:rsid w:val="00F248C4"/>
    <w:rsid w:val="00F36F19"/>
    <w:rsid w:val="00F47B50"/>
    <w:rsid w:val="00F50289"/>
    <w:rsid w:val="00F533F6"/>
    <w:rsid w:val="00F57047"/>
    <w:rsid w:val="00F6066E"/>
    <w:rsid w:val="00F67CBF"/>
    <w:rsid w:val="00F748A1"/>
    <w:rsid w:val="00F86B0F"/>
    <w:rsid w:val="00F92176"/>
    <w:rsid w:val="00F936CF"/>
    <w:rsid w:val="00FA063A"/>
    <w:rsid w:val="00FA2CA5"/>
    <w:rsid w:val="00FA67BD"/>
    <w:rsid w:val="00FB509E"/>
    <w:rsid w:val="00FE3399"/>
    <w:rsid w:val="00FE4A69"/>
    <w:rsid w:val="00FF562F"/>
    <w:rsid w:val="016FDFD3"/>
    <w:rsid w:val="019AE770"/>
    <w:rsid w:val="01C88B75"/>
    <w:rsid w:val="02D32B47"/>
    <w:rsid w:val="02D8ED9F"/>
    <w:rsid w:val="02FCB646"/>
    <w:rsid w:val="02FF6CD5"/>
    <w:rsid w:val="04590E95"/>
    <w:rsid w:val="0460855F"/>
    <w:rsid w:val="04BA7D25"/>
    <w:rsid w:val="04DFD567"/>
    <w:rsid w:val="053FE8E4"/>
    <w:rsid w:val="058EA77F"/>
    <w:rsid w:val="060FBF25"/>
    <w:rsid w:val="06427D74"/>
    <w:rsid w:val="070DDE54"/>
    <w:rsid w:val="07988363"/>
    <w:rsid w:val="079B102E"/>
    <w:rsid w:val="08214F8F"/>
    <w:rsid w:val="08746CEA"/>
    <w:rsid w:val="08A022D8"/>
    <w:rsid w:val="08B1D130"/>
    <w:rsid w:val="096D4262"/>
    <w:rsid w:val="09D04E55"/>
    <w:rsid w:val="0A74538B"/>
    <w:rsid w:val="0A9E46E6"/>
    <w:rsid w:val="0B214B2A"/>
    <w:rsid w:val="0BA6FA67"/>
    <w:rsid w:val="0BD76CD1"/>
    <w:rsid w:val="0C4D2418"/>
    <w:rsid w:val="0C6EBDF2"/>
    <w:rsid w:val="0DE4CFAB"/>
    <w:rsid w:val="0DE74210"/>
    <w:rsid w:val="0EA89458"/>
    <w:rsid w:val="0F5709E3"/>
    <w:rsid w:val="0F648CC4"/>
    <w:rsid w:val="0F7ED6E7"/>
    <w:rsid w:val="0FA553DC"/>
    <w:rsid w:val="0FD015E8"/>
    <w:rsid w:val="0FE2D236"/>
    <w:rsid w:val="103D5D7D"/>
    <w:rsid w:val="1113765E"/>
    <w:rsid w:val="1238794E"/>
    <w:rsid w:val="125D27CE"/>
    <w:rsid w:val="13DFFCBA"/>
    <w:rsid w:val="13E91EB2"/>
    <w:rsid w:val="140F8967"/>
    <w:rsid w:val="14C72276"/>
    <w:rsid w:val="150A966B"/>
    <w:rsid w:val="169782BA"/>
    <w:rsid w:val="16A24DBB"/>
    <w:rsid w:val="16CC8248"/>
    <w:rsid w:val="18834FCD"/>
    <w:rsid w:val="18AE2A85"/>
    <w:rsid w:val="18C6D31E"/>
    <w:rsid w:val="19077290"/>
    <w:rsid w:val="19122358"/>
    <w:rsid w:val="192D1D2F"/>
    <w:rsid w:val="19B632B9"/>
    <w:rsid w:val="19E9E454"/>
    <w:rsid w:val="19F03D79"/>
    <w:rsid w:val="1A3CE50B"/>
    <w:rsid w:val="1AA1A1C9"/>
    <w:rsid w:val="1AF6A24A"/>
    <w:rsid w:val="1B15B06E"/>
    <w:rsid w:val="1B20B6DC"/>
    <w:rsid w:val="1BCB38DC"/>
    <w:rsid w:val="1C2F4496"/>
    <w:rsid w:val="1C485F06"/>
    <w:rsid w:val="1C9BE57B"/>
    <w:rsid w:val="1E15E9AA"/>
    <w:rsid w:val="1E5BD61F"/>
    <w:rsid w:val="1EB38BA4"/>
    <w:rsid w:val="1ED90A90"/>
    <w:rsid w:val="1F0AD141"/>
    <w:rsid w:val="1F4A1217"/>
    <w:rsid w:val="1F4EA557"/>
    <w:rsid w:val="1F61191B"/>
    <w:rsid w:val="1FBF9F68"/>
    <w:rsid w:val="1FCA39B5"/>
    <w:rsid w:val="1FDCDAB3"/>
    <w:rsid w:val="2010D62D"/>
    <w:rsid w:val="20709877"/>
    <w:rsid w:val="21DF41BF"/>
    <w:rsid w:val="226ECE90"/>
    <w:rsid w:val="23845BB2"/>
    <w:rsid w:val="23C37DA8"/>
    <w:rsid w:val="2426AB68"/>
    <w:rsid w:val="2468C9AE"/>
    <w:rsid w:val="2474DDAB"/>
    <w:rsid w:val="249049D6"/>
    <w:rsid w:val="24A373BE"/>
    <w:rsid w:val="24EB0986"/>
    <w:rsid w:val="25D1312E"/>
    <w:rsid w:val="25D6F40F"/>
    <w:rsid w:val="25DA1548"/>
    <w:rsid w:val="266DB5C0"/>
    <w:rsid w:val="2678C328"/>
    <w:rsid w:val="2742DED6"/>
    <w:rsid w:val="27507E6F"/>
    <w:rsid w:val="27ED7DDC"/>
    <w:rsid w:val="283C1227"/>
    <w:rsid w:val="2930AD89"/>
    <w:rsid w:val="29539779"/>
    <w:rsid w:val="29956F7A"/>
    <w:rsid w:val="29E15EEC"/>
    <w:rsid w:val="29F2B750"/>
    <w:rsid w:val="2A4DFC45"/>
    <w:rsid w:val="2A764B9F"/>
    <w:rsid w:val="2A8429F5"/>
    <w:rsid w:val="2B0AE77C"/>
    <w:rsid w:val="2B325564"/>
    <w:rsid w:val="2B9307A3"/>
    <w:rsid w:val="2BE583AD"/>
    <w:rsid w:val="2CB2A0AF"/>
    <w:rsid w:val="2D4A4B05"/>
    <w:rsid w:val="2D5CAD28"/>
    <w:rsid w:val="2D765A8E"/>
    <w:rsid w:val="2DA95471"/>
    <w:rsid w:val="2DAB3EA9"/>
    <w:rsid w:val="2DB8BFC1"/>
    <w:rsid w:val="2DC1C7A3"/>
    <w:rsid w:val="2DFF4714"/>
    <w:rsid w:val="2EF4EFFA"/>
    <w:rsid w:val="2EF683D5"/>
    <w:rsid w:val="2FD67BA6"/>
    <w:rsid w:val="2FF3401F"/>
    <w:rsid w:val="3089A420"/>
    <w:rsid w:val="30F36EBF"/>
    <w:rsid w:val="31134757"/>
    <w:rsid w:val="311F897A"/>
    <w:rsid w:val="31A05947"/>
    <w:rsid w:val="3202D813"/>
    <w:rsid w:val="324D51B6"/>
    <w:rsid w:val="32983754"/>
    <w:rsid w:val="33C6AE62"/>
    <w:rsid w:val="34D0F470"/>
    <w:rsid w:val="34F6963A"/>
    <w:rsid w:val="350E8013"/>
    <w:rsid w:val="353BFB6B"/>
    <w:rsid w:val="354CDD17"/>
    <w:rsid w:val="356652E7"/>
    <w:rsid w:val="3593DBB9"/>
    <w:rsid w:val="35D05731"/>
    <w:rsid w:val="35D109B1"/>
    <w:rsid w:val="35D952E6"/>
    <w:rsid w:val="36A6AB46"/>
    <w:rsid w:val="36DBA921"/>
    <w:rsid w:val="37974751"/>
    <w:rsid w:val="37D00A9F"/>
    <w:rsid w:val="380E6BFD"/>
    <w:rsid w:val="3893B02E"/>
    <w:rsid w:val="393E0A8B"/>
    <w:rsid w:val="396EF83D"/>
    <w:rsid w:val="39A03C12"/>
    <w:rsid w:val="39AECF61"/>
    <w:rsid w:val="39E14606"/>
    <w:rsid w:val="3A0431FA"/>
    <w:rsid w:val="3A71DD10"/>
    <w:rsid w:val="3A7ED792"/>
    <w:rsid w:val="3A83BF2B"/>
    <w:rsid w:val="3A95219E"/>
    <w:rsid w:val="3B1BD7E9"/>
    <w:rsid w:val="3C62F51E"/>
    <w:rsid w:val="3C8482A6"/>
    <w:rsid w:val="3D1FDD32"/>
    <w:rsid w:val="3D42FBB2"/>
    <w:rsid w:val="3D6E7DA2"/>
    <w:rsid w:val="3FACCF68"/>
    <w:rsid w:val="3FC2E3E2"/>
    <w:rsid w:val="4050298C"/>
    <w:rsid w:val="40720F9E"/>
    <w:rsid w:val="40F348C5"/>
    <w:rsid w:val="411AA95A"/>
    <w:rsid w:val="41622EAA"/>
    <w:rsid w:val="421A5BCE"/>
    <w:rsid w:val="42685590"/>
    <w:rsid w:val="433D23B3"/>
    <w:rsid w:val="435752B1"/>
    <w:rsid w:val="43CD4E54"/>
    <w:rsid w:val="44AC01B2"/>
    <w:rsid w:val="453ABA74"/>
    <w:rsid w:val="4560A75D"/>
    <w:rsid w:val="45ABC713"/>
    <w:rsid w:val="45B6B7F7"/>
    <w:rsid w:val="461F9500"/>
    <w:rsid w:val="464A6DCF"/>
    <w:rsid w:val="4689A7AB"/>
    <w:rsid w:val="4701A9B0"/>
    <w:rsid w:val="472F4559"/>
    <w:rsid w:val="47624054"/>
    <w:rsid w:val="4781677D"/>
    <w:rsid w:val="47D07CAA"/>
    <w:rsid w:val="4803BDE8"/>
    <w:rsid w:val="48719B7A"/>
    <w:rsid w:val="49288001"/>
    <w:rsid w:val="49C6B58D"/>
    <w:rsid w:val="49DB0800"/>
    <w:rsid w:val="49EABAF6"/>
    <w:rsid w:val="4A325136"/>
    <w:rsid w:val="4A6F975B"/>
    <w:rsid w:val="4A813C7A"/>
    <w:rsid w:val="4B132AD2"/>
    <w:rsid w:val="4BA6A911"/>
    <w:rsid w:val="4BC4727E"/>
    <w:rsid w:val="4BCAE645"/>
    <w:rsid w:val="4C8064FC"/>
    <w:rsid w:val="4CAEAFA7"/>
    <w:rsid w:val="4CC5AC14"/>
    <w:rsid w:val="4D2D20CA"/>
    <w:rsid w:val="4DDD88CA"/>
    <w:rsid w:val="4E0C9276"/>
    <w:rsid w:val="4E151821"/>
    <w:rsid w:val="4E4EAD5A"/>
    <w:rsid w:val="4E52BC15"/>
    <w:rsid w:val="4EF87C34"/>
    <w:rsid w:val="4EFD8E2E"/>
    <w:rsid w:val="4F22E2C2"/>
    <w:rsid w:val="4F241B1C"/>
    <w:rsid w:val="4FB33941"/>
    <w:rsid w:val="500F124D"/>
    <w:rsid w:val="50841085"/>
    <w:rsid w:val="511D6608"/>
    <w:rsid w:val="51422F94"/>
    <w:rsid w:val="519441FB"/>
    <w:rsid w:val="51BDFC97"/>
    <w:rsid w:val="51E5A92A"/>
    <w:rsid w:val="533F65B4"/>
    <w:rsid w:val="53440ED6"/>
    <w:rsid w:val="53808273"/>
    <w:rsid w:val="5395F7B3"/>
    <w:rsid w:val="53B3CE86"/>
    <w:rsid w:val="541515D1"/>
    <w:rsid w:val="546CFF89"/>
    <w:rsid w:val="5579B56C"/>
    <w:rsid w:val="55ABA921"/>
    <w:rsid w:val="56298BC0"/>
    <w:rsid w:val="566A9C1C"/>
    <w:rsid w:val="56738196"/>
    <w:rsid w:val="5709EB47"/>
    <w:rsid w:val="57CC3EEF"/>
    <w:rsid w:val="58C141FE"/>
    <w:rsid w:val="591B4EDD"/>
    <w:rsid w:val="59679CF3"/>
    <w:rsid w:val="59947039"/>
    <w:rsid w:val="59A7CFBE"/>
    <w:rsid w:val="59CEE13B"/>
    <w:rsid w:val="5ABFA415"/>
    <w:rsid w:val="5AF65921"/>
    <w:rsid w:val="5AF65C46"/>
    <w:rsid w:val="5BD0AB76"/>
    <w:rsid w:val="5BDEDFA3"/>
    <w:rsid w:val="5BF153B9"/>
    <w:rsid w:val="5C0C0ADA"/>
    <w:rsid w:val="5C4D8B57"/>
    <w:rsid w:val="5CB5B24F"/>
    <w:rsid w:val="5CDCF124"/>
    <w:rsid w:val="5D770D3E"/>
    <w:rsid w:val="5E15A905"/>
    <w:rsid w:val="5E3D6A46"/>
    <w:rsid w:val="5E4B317C"/>
    <w:rsid w:val="5E659EEE"/>
    <w:rsid w:val="5E6C7879"/>
    <w:rsid w:val="5E731F8B"/>
    <w:rsid w:val="5EABD827"/>
    <w:rsid w:val="5EDCB996"/>
    <w:rsid w:val="5F2FEBE8"/>
    <w:rsid w:val="5FC9119E"/>
    <w:rsid w:val="5FCF1585"/>
    <w:rsid w:val="5FED13DD"/>
    <w:rsid w:val="61063055"/>
    <w:rsid w:val="61078D04"/>
    <w:rsid w:val="624F0E46"/>
    <w:rsid w:val="62B6E66B"/>
    <w:rsid w:val="62C5E3EB"/>
    <w:rsid w:val="633307EB"/>
    <w:rsid w:val="633BE029"/>
    <w:rsid w:val="6341E38D"/>
    <w:rsid w:val="647DBD9B"/>
    <w:rsid w:val="65D1007D"/>
    <w:rsid w:val="65F2D3A3"/>
    <w:rsid w:val="6669F658"/>
    <w:rsid w:val="6705FF36"/>
    <w:rsid w:val="68621A13"/>
    <w:rsid w:val="686C9EE5"/>
    <w:rsid w:val="699DCA11"/>
    <w:rsid w:val="6ABE70CF"/>
    <w:rsid w:val="6AFD3F21"/>
    <w:rsid w:val="6BC8FEBD"/>
    <w:rsid w:val="6C2BD3A2"/>
    <w:rsid w:val="6C4CC43A"/>
    <w:rsid w:val="6CA46CD9"/>
    <w:rsid w:val="6CBCD5BB"/>
    <w:rsid w:val="6CF28F2C"/>
    <w:rsid w:val="6CF93951"/>
    <w:rsid w:val="6DA1E4AE"/>
    <w:rsid w:val="6EF118DE"/>
    <w:rsid w:val="6F04B806"/>
    <w:rsid w:val="6FA21CD3"/>
    <w:rsid w:val="6FD4849F"/>
    <w:rsid w:val="7066AE45"/>
    <w:rsid w:val="709DF253"/>
    <w:rsid w:val="70F875FC"/>
    <w:rsid w:val="715571DD"/>
    <w:rsid w:val="7158905D"/>
    <w:rsid w:val="71811364"/>
    <w:rsid w:val="7246EF54"/>
    <w:rsid w:val="72664ED0"/>
    <w:rsid w:val="729E23BC"/>
    <w:rsid w:val="734D373F"/>
    <w:rsid w:val="737D1CBD"/>
    <w:rsid w:val="743793E0"/>
    <w:rsid w:val="746E6D29"/>
    <w:rsid w:val="7485DC89"/>
    <w:rsid w:val="74C5FDE9"/>
    <w:rsid w:val="74D74471"/>
    <w:rsid w:val="757A36AE"/>
    <w:rsid w:val="75D47132"/>
    <w:rsid w:val="76179459"/>
    <w:rsid w:val="765A512A"/>
    <w:rsid w:val="7675BDA1"/>
    <w:rsid w:val="770ADB6F"/>
    <w:rsid w:val="7769E944"/>
    <w:rsid w:val="778DEB94"/>
    <w:rsid w:val="77A2B4FA"/>
    <w:rsid w:val="78338F56"/>
    <w:rsid w:val="78393195"/>
    <w:rsid w:val="784260DA"/>
    <w:rsid w:val="78A82053"/>
    <w:rsid w:val="791ADFC0"/>
    <w:rsid w:val="7944EEC5"/>
    <w:rsid w:val="79AB5235"/>
    <w:rsid w:val="7A41FE77"/>
    <w:rsid w:val="7A9B7DA0"/>
    <w:rsid w:val="7ABE2EEF"/>
    <w:rsid w:val="7B0CC2AD"/>
    <w:rsid w:val="7B1DBEF1"/>
    <w:rsid w:val="7B7E28B2"/>
    <w:rsid w:val="7BCDF371"/>
    <w:rsid w:val="7BD136C2"/>
    <w:rsid w:val="7BD29486"/>
    <w:rsid w:val="7C1655C5"/>
    <w:rsid w:val="7C7590DF"/>
    <w:rsid w:val="7CD47848"/>
    <w:rsid w:val="7CD80352"/>
    <w:rsid w:val="7D4F1A07"/>
    <w:rsid w:val="7D7C9BD6"/>
    <w:rsid w:val="7F5F6AB2"/>
    <w:rsid w:val="7FAE2FF2"/>
    <w:rsid w:val="7FF4E15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E0419"/>
  <w15:docId w15:val="{B43DE6C2-208A-8D4F-BD37-A1E4FBA83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paragraph" w:styleId="ListBullet">
    <w:name w:val="List Bullet"/>
    <w:basedOn w:val="Normal"/>
    <w:uiPriority w:val="99"/>
    <w:unhideWhenUsed/>
    <w:qFormat/>
    <w:pPr>
      <w:numPr>
        <w:numId w:val="2"/>
      </w:numPr>
      <w:contextualSpacing/>
    </w:pPr>
  </w:style>
  <w:style w:type="paragraph" w:styleId="NormalWeb">
    <w:name w:val="Normal (Web)"/>
    <w:basedOn w:val="Normal"/>
    <w:uiPriority w:val="99"/>
    <w:unhideWhenUsed/>
    <w:qFormat/>
    <w:pPr>
      <w:spacing w:before="100" w:beforeAutospacing="1" w:after="100" w:afterAutospacing="1"/>
    </w:pPr>
    <w:rPr>
      <w:rFonts w:ascii="Times New Roman" w:hAnsi="Times New Roman" w:eastAsia="Times New Roman" w:cs="Times New Roman"/>
      <w:sz w:val="24"/>
      <w:szCs w:val="24"/>
      <w:lang w:eastAsia="en-GB"/>
    </w:rPr>
  </w:style>
  <w:style w:type="table" w:styleId="TableGrid">
    <w:name w:val="Table Grid"/>
    <w:basedOn w:val="Table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qFormat/>
  </w:style>
  <w:style w:type="character" w:styleId="BalloonTextChar" w:customStyle="1">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styleId="CommentTextChar" w:customStyle="1">
    <w:name w:val="Comment Text Char"/>
    <w:basedOn w:val="DefaultParagraphFont"/>
    <w:link w:val="CommentText"/>
    <w:uiPriority w:val="99"/>
    <w:semiHidden/>
    <w:qFormat/>
    <w:rPr>
      <w:sz w:val="20"/>
      <w:szCs w:val="20"/>
    </w:rPr>
  </w:style>
  <w:style w:type="character" w:styleId="CommentSubjectChar" w:customStyle="1">
    <w:name w:val="Comment Subject Char"/>
    <w:basedOn w:val="CommentTextChar"/>
    <w:link w:val="CommentSubject"/>
    <w:uiPriority w:val="99"/>
    <w:semiHidden/>
    <w:qFormat/>
    <w:rPr>
      <w:b/>
      <w:bCs/>
      <w:sz w:val="20"/>
      <w:szCs w:val="20"/>
    </w:rPr>
  </w:style>
  <w:style w:type="character" w:styleId="UnresolvedMention1" w:customStyle="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semiHidden/>
    <w:qFormat/>
    <w:rPr>
      <w:color w:val="808080"/>
    </w:rPr>
  </w:style>
  <w:style w:type="paragraph" w:styleId="TableParagraph" w:customStyle="1">
    <w:name w:val="Table Paragraph"/>
    <w:basedOn w:val="Normal"/>
    <w:uiPriority w:val="1"/>
    <w:qFormat/>
    <w:pPr>
      <w:widowControl w:val="0"/>
      <w:autoSpaceDE w:val="0"/>
      <w:autoSpaceDN w:val="0"/>
      <w:spacing w:before="1"/>
      <w:ind w:left="110"/>
    </w:pPr>
    <w:rPr>
      <w:rFonts w:ascii="Calibri" w:hAnsi="Calibri" w:eastAsia="Calibri" w:cs="Calibri"/>
      <w:lang w:val="en-US"/>
    </w:rPr>
  </w:style>
  <w:style w:type="paragraph" w:styleId="Heading3">
    <w:uiPriority w:val="9"/>
    <w:name w:val="heading 3"/>
    <w:basedOn w:val="Normal"/>
    <w:next w:val="Normal"/>
    <w:unhideWhenUsed/>
    <w:qFormat/>
    <w:rsid w:val="3A7ED792"/>
    <w:rPr>
      <w:rFonts w:eastAsia="Calibri Light" w:cs="宋体" w:eastAsiaTheme="minorAscii" w:cstheme="majorEastAsia"/>
      <w:color w:val="2E74B5"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A7ED792"/>
    <w:rPr>
      <w:rFonts w:eastAsia="Calibri Light" w:cs="宋体" w:eastAsiaTheme="minorAscii" w:cstheme="majorEastAsia"/>
      <w:i w:val="1"/>
      <w:iCs w:val="1"/>
      <w:color w:val="2E74B5"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glossaryDocument" Target="glossary/document.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comments" Target="comments.xml" Id="R8f2a57cd3eef449a" /><Relationship Type="http://schemas.microsoft.com/office/2011/relationships/people" Target="people.xml" Id="R1424227d06444eff" /><Relationship Type="http://schemas.microsoft.com/office/2011/relationships/commentsExtended" Target="commentsExtended.xml" Id="R997f7d5546f7404e" /><Relationship Type="http://schemas.microsoft.com/office/2016/09/relationships/commentsIds" Target="commentsIds.xml" Id="R67ce3619d3e543f8" /><Relationship Type="http://schemas.microsoft.com/office/2018/08/relationships/commentsExtensible" Target="commentsExtensible.xml" Id="Rccabd36696cc422f" /><Relationship Type="http://schemas.openxmlformats.org/officeDocument/2006/relationships/hyperlink" Target="mailto:jeremy.derrick@manchester.ac.uk" TargetMode="External" Id="R81f7f80fc08b4ebf"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9"/>
        <w:category>
          <w:name w:val="General"/>
          <w:gallery w:val="placeholder"/>
        </w:category>
        <w:types>
          <w:type w:val="bbPlcHdr"/>
        </w:types>
        <w:behaviors>
          <w:behavior w:val="content"/>
        </w:behaviors>
        <w:guid w:val="{9B914DEB-69A2-4E91-AFDA-5B3294ACD9C2}"/>
      </w:docPartPr>
      <w:docPartBody>
        <w:p w:rsidR="009B5793" w:rsidRDefault="00B166AD">
          <w:r>
            <w:rPr>
              <w:rStyle w:val="PlaceholderText"/>
            </w:rPr>
            <w:t>Choose an item.</w:t>
          </w:r>
        </w:p>
      </w:docPartBody>
    </w:docPart>
    <w:docPart>
      <w:docPartPr>
        <w:name w:val="51E5908886B54D1EBA4F5F41A770D0E0"/>
        <w:category>
          <w:name w:val="General"/>
          <w:gallery w:val="placeholder"/>
        </w:category>
        <w:types>
          <w:type w:val="bbPlcHdr"/>
        </w:types>
        <w:behaviors>
          <w:behavior w:val="content"/>
        </w:behaviors>
        <w:guid w:val="{A0173A77-C4F6-45AB-941B-8CA9D776EDAB}"/>
      </w:docPartPr>
      <w:docPartBody>
        <w:p w:rsidR="009B5793" w:rsidRDefault="00B166AD">
          <w:pPr>
            <w:pStyle w:val="51E5908886B54D1EBA4F5F41A770D0E02"/>
          </w:pPr>
          <w:r>
            <w:rPr>
              <w:rStyle w:val="PlaceholderText"/>
            </w:rPr>
            <w:t>Choose an item.</w:t>
          </w:r>
        </w:p>
      </w:docPartBody>
    </w:docPart>
    <w:docPart>
      <w:docPartPr>
        <w:name w:val="D67CAE42EFEF4123AE99148B42E66894"/>
        <w:category>
          <w:name w:val="General"/>
          <w:gallery w:val="placeholder"/>
        </w:category>
        <w:types>
          <w:type w:val="bbPlcHdr"/>
        </w:types>
        <w:behaviors>
          <w:behavior w:val="content"/>
        </w:behaviors>
        <w:guid w:val="{4FA77336-C692-4A07-A4CD-12388D1DE270}"/>
      </w:docPartPr>
      <w:docPartBody>
        <w:p w:rsidR="009B5793" w:rsidRDefault="00B166AD">
          <w:pPr>
            <w:pStyle w:val="D67CAE42EFEF4123AE99148B42E668942"/>
          </w:pPr>
          <w:r>
            <w:rPr>
              <w:rStyle w:val="PlaceholderText"/>
            </w:rPr>
            <w:t>Choose an item.</w:t>
          </w:r>
        </w:p>
      </w:docPartBody>
    </w:docPart>
    <w:docPart>
      <w:docPartPr>
        <w:name w:val="DFA5B7504F114E6F918B8A4BC86F2AC7"/>
        <w:category>
          <w:name w:val="General"/>
          <w:gallery w:val="placeholder"/>
        </w:category>
        <w:types>
          <w:type w:val="bbPlcHdr"/>
        </w:types>
        <w:behaviors>
          <w:behavior w:val="content"/>
        </w:behaviors>
        <w:guid w:val="{34D4D2D3-08F4-4289-9FD7-AE1975ECEC99}"/>
      </w:docPartPr>
      <w:docPartBody>
        <w:p w:rsidR="009B5793" w:rsidRDefault="00B166AD">
          <w:pPr>
            <w:pStyle w:val="DFA5B7504F114E6F918B8A4BC86F2AC72"/>
          </w:pPr>
          <w:r>
            <w:rPr>
              <w:rStyle w:val="PlaceholderText"/>
            </w:rPr>
            <w:t>Choose an item.</w:t>
          </w:r>
        </w:p>
      </w:docPartBody>
    </w:docPart>
    <w:docPart>
      <w:docPartPr>
        <w:name w:val="5A8CFF6A9E8F44FA921BF27E38D8B677"/>
        <w:category>
          <w:name w:val="General"/>
          <w:gallery w:val="placeholder"/>
        </w:category>
        <w:types>
          <w:type w:val="bbPlcHdr"/>
        </w:types>
        <w:behaviors>
          <w:behavior w:val="content"/>
        </w:behaviors>
        <w:guid w:val="{5D53A07E-5970-45B2-B753-0B25F1418AFF}"/>
      </w:docPartPr>
      <w:docPartBody>
        <w:p w:rsidR="009B5793" w:rsidRDefault="00B166AD">
          <w:pPr>
            <w:pStyle w:val="5A8CFF6A9E8F44FA921BF27E38D8B6771"/>
          </w:pPr>
          <w:r>
            <w:rPr>
              <w:rStyle w:val="PlaceholderText"/>
            </w:rPr>
            <w:t>Choose an item.</w:t>
          </w:r>
        </w:p>
      </w:docPartBody>
    </w:docPart>
    <w:docPart>
      <w:docPartPr>
        <w:name w:val="C124D6CC98B845F181B4D1EE0D9E389D"/>
        <w:category>
          <w:name w:val="General"/>
          <w:gallery w:val="placeholder"/>
        </w:category>
        <w:types>
          <w:type w:val="bbPlcHdr"/>
        </w:types>
        <w:behaviors>
          <w:behavior w:val="content"/>
        </w:behaviors>
        <w:guid w:val="{34C4B1DA-1C0D-4032-AF98-ECE8DFD29B25}"/>
      </w:docPartPr>
      <w:docPartBody>
        <w:p w:rsidR="009B5793" w:rsidRDefault="00B166AD">
          <w:pPr>
            <w:pStyle w:val="C124D6CC98B845F181B4D1EE0D9E389D"/>
          </w:pPr>
          <w:r>
            <w:rPr>
              <w:rStyle w:val="PlaceholderText"/>
            </w:rPr>
            <w:t>Choose an item.</w:t>
          </w:r>
        </w:p>
      </w:docPartBody>
    </w:docPart>
    <w:docPart>
      <w:docPartPr>
        <w:name w:val="C49C2A5233FA4CE4912C55D0D11D7A64"/>
        <w:category>
          <w:name w:val="General"/>
          <w:gallery w:val="placeholder"/>
        </w:category>
        <w:types>
          <w:type w:val="bbPlcHdr"/>
        </w:types>
        <w:behaviors>
          <w:behavior w:val="content"/>
        </w:behaviors>
        <w:guid w:val="{50B95483-B9E9-4588-AEB0-FC20CE274754}"/>
      </w:docPartPr>
      <w:docPartBody>
        <w:p w:rsidR="009B5793" w:rsidRDefault="00B166AD">
          <w:pPr>
            <w:pStyle w:val="C49C2A5233FA4CE4912C55D0D11D7A64"/>
          </w:pPr>
          <w:r>
            <w:rPr>
              <w:rStyle w:val="PlaceholderText"/>
            </w:rPr>
            <w:t>Choose an item.</w:t>
          </w:r>
        </w:p>
      </w:docPartBody>
    </w:docPart>
    <w:docPart>
      <w:docPartPr>
        <w:name w:val="ADCE195422F3487396A144CEC74E90F5"/>
        <w:category>
          <w:name w:val="General"/>
          <w:gallery w:val="placeholder"/>
        </w:category>
        <w:types>
          <w:type w:val="bbPlcHdr"/>
        </w:types>
        <w:behaviors>
          <w:behavior w:val="content"/>
        </w:behaviors>
        <w:guid w:val="{37496738-7A9E-4149-827A-514599AF2D2E}"/>
      </w:docPartPr>
      <w:docPartBody>
        <w:p w:rsidR="009B5793" w:rsidRDefault="00B166AD">
          <w:pPr>
            <w:pStyle w:val="ADCE195422F3487396A144CEC74E90F5"/>
          </w:pPr>
          <w:r>
            <w:rPr>
              <w:rStyle w:val="PlaceholderText"/>
            </w:rPr>
            <w:t>Choose an item.</w:t>
          </w:r>
        </w:p>
      </w:docPartBody>
    </w:docPart>
    <w:docPart>
      <w:docPartPr>
        <w:name w:val="DCC21CD08A364858AAE8AD50ADAD0B8F"/>
        <w:category>
          <w:name w:val="General"/>
          <w:gallery w:val="placeholder"/>
        </w:category>
        <w:types>
          <w:type w:val="bbPlcHdr"/>
        </w:types>
        <w:behaviors>
          <w:behavior w:val="content"/>
        </w:behaviors>
        <w:guid w:val="{F498DD9F-B307-4F4A-9978-A31991B60359}"/>
      </w:docPartPr>
      <w:docPartBody>
        <w:p w:rsidR="009B5793" w:rsidRDefault="00B166AD">
          <w:pPr>
            <w:pStyle w:val="DCC21CD08A364858AAE8AD50ADAD0B8F"/>
          </w:pPr>
          <w:r>
            <w:rPr>
              <w:rStyle w:val="PlaceholderText"/>
            </w:rPr>
            <w:t>Choose an item.</w:t>
          </w:r>
        </w:p>
      </w:docPartBody>
    </w:docPart>
    <w:docPart>
      <w:docPartPr>
        <w:name w:val="EF72A3982E5243CDB01125ADE3D40CA3"/>
        <w:category>
          <w:name w:val="General"/>
          <w:gallery w:val="placeholder"/>
        </w:category>
        <w:types>
          <w:type w:val="bbPlcHdr"/>
        </w:types>
        <w:behaviors>
          <w:behavior w:val="content"/>
        </w:behaviors>
        <w:guid w:val="{EBC51889-F4F2-4023-987D-CE65595C321F}"/>
      </w:docPartPr>
      <w:docPartBody>
        <w:p w:rsidR="009B5793" w:rsidRDefault="00B166AD">
          <w:pPr>
            <w:pStyle w:val="EF72A3982E5243CDB01125ADE3D40CA3"/>
          </w:pPr>
          <w:r>
            <w:rPr>
              <w:rStyle w:val="PlaceholderText"/>
            </w:rPr>
            <w:t>Choose an item.</w:t>
          </w:r>
        </w:p>
      </w:docPartBody>
    </w:docPart>
    <w:docPart>
      <w:docPartPr>
        <w:name w:val="FC2E8782B8564FD696378C4BDFD6595B"/>
        <w:category>
          <w:name w:val="General"/>
          <w:gallery w:val="placeholder"/>
        </w:category>
        <w:types>
          <w:type w:val="bbPlcHdr"/>
        </w:types>
        <w:behaviors>
          <w:behavior w:val="content"/>
        </w:behaviors>
        <w:guid w:val="{A14A3CE1-5E5C-4D2C-9C63-2BB8451FEEBF}"/>
      </w:docPartPr>
      <w:docPartBody>
        <w:p w:rsidR="009B5793" w:rsidRDefault="00B166AD">
          <w:pPr>
            <w:pStyle w:val="FC2E8782B8564FD696378C4BDFD6595B"/>
          </w:pPr>
          <w:r>
            <w:rPr>
              <w:rStyle w:val="PlaceholderText"/>
            </w:rPr>
            <w:t>Choose an item.</w:t>
          </w:r>
        </w:p>
      </w:docPartBody>
    </w:docPart>
    <w:docPart>
      <w:docPartPr>
        <w:name w:val="1EED6D6E962D4D60A84C5EBB17297A88"/>
        <w:category>
          <w:name w:val="General"/>
          <w:gallery w:val="placeholder"/>
        </w:category>
        <w:types>
          <w:type w:val="bbPlcHdr"/>
        </w:types>
        <w:behaviors>
          <w:behavior w:val="content"/>
        </w:behaviors>
        <w:guid w:val="{803E194A-160A-40EA-95F7-3DBC7A85936C}"/>
      </w:docPartPr>
      <w:docPartBody>
        <w:p w:rsidR="009B5793" w:rsidRDefault="00B166AD">
          <w:pPr>
            <w:pStyle w:val="1EED6D6E962D4D60A84C5EBB17297A88"/>
          </w:pPr>
          <w:r>
            <w:rPr>
              <w:rStyle w:val="PlaceholderText"/>
            </w:rPr>
            <w:t>Choose an item.</w:t>
          </w:r>
        </w:p>
      </w:docPartBody>
    </w:docPart>
    <w:docPart>
      <w:docPartPr>
        <w:name w:val="EAB85B73864D4B86B51ABA8108AEA596"/>
        <w:category>
          <w:name w:val="General"/>
          <w:gallery w:val="placeholder"/>
        </w:category>
        <w:types>
          <w:type w:val="bbPlcHdr"/>
        </w:types>
        <w:behaviors>
          <w:behavior w:val="content"/>
        </w:behaviors>
        <w:guid w:val="{3D19BF99-9111-4E51-8531-19EAC74A15D4}"/>
      </w:docPartPr>
      <w:docPartBody>
        <w:p w:rsidR="009B5793" w:rsidRDefault="00B166AD">
          <w:pPr>
            <w:pStyle w:val="EAB85B73864D4B86B51ABA8108AEA596"/>
          </w:pPr>
          <w:r>
            <w:rPr>
              <w:rStyle w:val="PlaceholderText"/>
            </w:rPr>
            <w:t>Choose an item.</w:t>
          </w:r>
        </w:p>
      </w:docPartBody>
    </w:docPart>
    <w:docPart>
      <w:docPartPr>
        <w:name w:val="B36CAD288C7A47A38F1FE28F3A804F6F"/>
        <w:category>
          <w:name w:val="General"/>
          <w:gallery w:val="placeholder"/>
        </w:category>
        <w:types>
          <w:type w:val="bbPlcHdr"/>
        </w:types>
        <w:behaviors>
          <w:behavior w:val="content"/>
        </w:behaviors>
        <w:guid w:val="{0EB5E0B9-CC9D-4B50-98B2-9CDE5096E9F2}"/>
      </w:docPartPr>
      <w:docPartBody>
        <w:p w:rsidR="009B5793" w:rsidRDefault="00B166AD">
          <w:pPr>
            <w:pStyle w:val="B36CAD288C7A47A38F1FE28F3A804F6F"/>
          </w:pPr>
          <w:r>
            <w:rPr>
              <w:rStyle w:val="PlaceholderText"/>
            </w:rPr>
            <w:t>Choose an item.</w:t>
          </w:r>
        </w:p>
      </w:docPartBody>
    </w:docPart>
    <w:docPart>
      <w:docPartPr>
        <w:name w:val="219EF1B9CC324B8CB92FCDA18CAF0061"/>
        <w:category>
          <w:name w:val="General"/>
          <w:gallery w:val="placeholder"/>
        </w:category>
        <w:types>
          <w:type w:val="bbPlcHdr"/>
        </w:types>
        <w:behaviors>
          <w:behavior w:val="content"/>
        </w:behaviors>
        <w:guid w:val="{4BC67550-6001-4326-B251-68D31FF35AAF}"/>
      </w:docPartPr>
      <w:docPartBody>
        <w:p w:rsidR="009B5793" w:rsidRDefault="00B166AD">
          <w:pPr>
            <w:pStyle w:val="219EF1B9CC324B8CB92FCDA18CAF0061"/>
          </w:pPr>
          <w:r>
            <w:rPr>
              <w:rStyle w:val="PlaceholderText"/>
            </w:rPr>
            <w:t>Choose an item.</w:t>
          </w:r>
        </w:p>
      </w:docPartBody>
    </w:docPart>
    <w:docPart>
      <w:docPartPr>
        <w:name w:val="{57abebed-6f6e-469c-9070-d114be4c5af6}"/>
        <w:category>
          <w:name w:val="General"/>
          <w:gallery w:val="placeholder"/>
        </w:category>
        <w:types>
          <w:type w:val="bbPlcHdr"/>
        </w:types>
        <w:behaviors>
          <w:behavior w:val="content"/>
        </w:behaviors>
        <w:guid w:val="{57ABEBED-6F6E-469C-9070-D114BE4C5AF6}"/>
      </w:docPartPr>
      <w:docPartBody>
        <w:p w:rsidR="009B5793" w:rsidRDefault="00B166AD">
          <w:pPr>
            <w:pStyle w:val="2E2B2E4A77C34AC89BC298FAF148EFAD"/>
          </w:pPr>
          <w:r>
            <w:rPr>
              <w:rStyle w:val="PlaceholderText"/>
            </w:rPr>
            <w:t>Choose an item.</w:t>
          </w:r>
        </w:p>
      </w:docPartBody>
    </w:docPart>
    <w:docPart>
      <w:docPartPr>
        <w:name w:val="{18925f8f-3bf7-4d45-a3c5-4d332d624bfd}"/>
        <w:category>
          <w:name w:val="General"/>
          <w:gallery w:val="placeholder"/>
        </w:category>
        <w:types>
          <w:type w:val="bbPlcHdr"/>
        </w:types>
        <w:behaviors>
          <w:behavior w:val="content"/>
        </w:behaviors>
        <w:guid w:val="{18925F8F-3BF7-4D45-A3C5-4D332D624BFD}"/>
      </w:docPartPr>
      <w:docPartBody>
        <w:p w:rsidR="009B5793" w:rsidRDefault="00B166AD">
          <w:pPr>
            <w:pStyle w:val="CDF35AC5E7944AE3AC1C880E92CF0326"/>
          </w:pPr>
          <w:r>
            <w:rPr>
              <w:rStyle w:val="PlaceholderText"/>
            </w:rPr>
            <w:t>Choose an item.</w:t>
          </w:r>
        </w:p>
      </w:docPartBody>
    </w:docPart>
    <w:docPart>
      <w:docPartPr>
        <w:name w:val="{3ee52764-c349-4e23-8e01-0a8df09d2a61}"/>
        <w:category>
          <w:name w:val="General"/>
          <w:gallery w:val="placeholder"/>
        </w:category>
        <w:types>
          <w:type w:val="bbPlcHdr"/>
        </w:types>
        <w:behaviors>
          <w:behavior w:val="content"/>
        </w:behaviors>
        <w:guid w:val="{3EE52764-C349-4E23-8E01-0A8DF09D2A61}"/>
      </w:docPartPr>
      <w:docPartBody>
        <w:p w:rsidR="009B5793" w:rsidRDefault="00B166AD">
          <w:pPr>
            <w:pStyle w:val="CDF35AC5E7944AE3AC1C880E92CF0326"/>
          </w:pPr>
          <w:r>
            <w:rPr>
              <w:rStyle w:val="PlaceholderText"/>
            </w:rPr>
            <w:t>Choose an item.</w:t>
          </w:r>
        </w:p>
      </w:docPartBody>
    </w:docPart>
    <w:docPart>
      <w:docPartPr>
        <w:name w:val="{e0281bdb-9da5-4a48-b572-9ae4a2c78fd8}"/>
        <w:category>
          <w:name w:val="General"/>
          <w:gallery w:val="placeholder"/>
        </w:category>
        <w:types>
          <w:type w:val="bbPlcHdr"/>
        </w:types>
        <w:behaviors>
          <w:behavior w:val="content"/>
        </w:behaviors>
        <w:guid w:val="{E0281BDB-9DA5-4A48-B572-9AE4A2C78FD8}"/>
      </w:docPartPr>
      <w:docPartBody>
        <w:p w:rsidR="009B5793" w:rsidRDefault="00B166AD">
          <w:pPr>
            <w:pStyle w:val="A069DA0E4B154F999F94BD47F95D16AC"/>
          </w:pPr>
          <w:r>
            <w:rPr>
              <w:rStyle w:val="PlaceholderText"/>
            </w:rPr>
            <w:t>Choose an item.</w:t>
          </w:r>
        </w:p>
      </w:docPartBody>
    </w:docPart>
    <w:docPart>
      <w:docPartPr>
        <w:name w:val="{f738ab06-61bc-4433-8812-4e0b6193abcd}"/>
        <w:category>
          <w:name w:val="General"/>
          <w:gallery w:val="placeholder"/>
        </w:category>
        <w:types>
          <w:type w:val="bbPlcHdr"/>
        </w:types>
        <w:behaviors>
          <w:behavior w:val="content"/>
        </w:behaviors>
        <w:guid w:val="{F738AB06-61BC-4433-8812-4E0B6193ABCD}"/>
      </w:docPartPr>
      <w:docPartBody>
        <w:p w:rsidR="009B5793" w:rsidRDefault="00B166AD">
          <w:pPr>
            <w:pStyle w:val="DB012FFA32BA4AC8B744171C4AA65EA2"/>
          </w:pPr>
          <w:r>
            <w:rPr>
              <w:rStyle w:val="PlaceholderText"/>
            </w:rPr>
            <w:t>Choose an item.</w:t>
          </w:r>
        </w:p>
      </w:docPartBody>
    </w:docPart>
    <w:docPart>
      <w:docPartPr>
        <w:name w:val="{6920e43b-21d0-4a1e-9166-8ffe36a408e0}"/>
        <w:category>
          <w:name w:val="General"/>
          <w:gallery w:val="placeholder"/>
        </w:category>
        <w:types>
          <w:type w:val="bbPlcHdr"/>
        </w:types>
        <w:behaviors>
          <w:behavior w:val="content"/>
        </w:behaviors>
        <w:guid w:val="{6920E43B-21D0-4A1E-9166-8FFE36A408E0}"/>
      </w:docPartPr>
      <w:docPartBody>
        <w:p w:rsidR="009B5793" w:rsidRDefault="00B166AD">
          <w:pPr>
            <w:pStyle w:val="4B01A36D7D9344AA90B3206CE6EFEFD9"/>
          </w:pPr>
          <w:r>
            <w:rPr>
              <w:rStyle w:val="PlaceholderText"/>
            </w:rPr>
            <w:t>Choose an item.</w:t>
          </w:r>
        </w:p>
      </w:docPartBody>
    </w:docPart>
    <w:docPart>
      <w:docPartPr>
        <w:name w:val="{ed5c2888-6da5-4d82-ae26-9ae67be210d5}"/>
        <w:category>
          <w:name w:val="General"/>
          <w:gallery w:val="placeholder"/>
        </w:category>
        <w:types>
          <w:type w:val="bbPlcHdr"/>
        </w:types>
        <w:behaviors>
          <w:behavior w:val="content"/>
        </w:behaviors>
        <w:guid w:val="{ED5C2888-6DA5-4D82-AE26-9AE67BE210D5}"/>
      </w:docPartPr>
      <w:docPartBody>
        <w:p w:rsidR="009B5793" w:rsidRDefault="00B166AD">
          <w:pPr>
            <w:pStyle w:val="999B481DDFAF48F3BAAED7CF09F63DE2"/>
          </w:pPr>
          <w:r>
            <w:rPr>
              <w:rStyle w:val="PlaceholderText"/>
            </w:rPr>
            <w:t>Choose an item.</w:t>
          </w:r>
        </w:p>
      </w:docPartBody>
    </w:docPart>
    <w:docPart>
      <w:docPartPr>
        <w:name w:val="3ABA6D92CDFF984695B29C7BCD9B5123"/>
        <w:category>
          <w:name w:val="General"/>
          <w:gallery w:val="placeholder"/>
        </w:category>
        <w:types>
          <w:type w:val="bbPlcHdr"/>
        </w:types>
        <w:behaviors>
          <w:behavior w:val="content"/>
        </w:behaviors>
        <w:guid w:val="{6BDB81E6-EE1C-8943-9407-A59F40FADF6A}"/>
      </w:docPartPr>
      <w:docPartBody>
        <w:p w:rsidR="00B166AD" w:rsidP="009B5793" w:rsidRDefault="009B5793">
          <w:pPr>
            <w:pStyle w:val="3ABA6D92CDFF984695B29C7BCD9B5123"/>
          </w:pPr>
          <w:r>
            <w:rPr>
              <w:rStyle w:val="PlaceholderText"/>
            </w:rPr>
            <w:t>Choose an item.</w:t>
          </w:r>
        </w:p>
      </w:docPartBody>
    </w:docPart>
    <w:docPart>
      <w:docPartPr>
        <w:name w:val="8E9516E9631204448D2476E6954AB845"/>
        <w:category>
          <w:name w:val="General"/>
          <w:gallery w:val="placeholder"/>
        </w:category>
        <w:types>
          <w:type w:val="bbPlcHdr"/>
        </w:types>
        <w:behaviors>
          <w:behavior w:val="content"/>
        </w:behaviors>
        <w:guid w:val="{F08FD9A1-8965-7F45-B6D2-18BF80F56678}"/>
      </w:docPartPr>
      <w:docPartBody>
        <w:p w:rsidR="00B166AD" w:rsidP="009B5793" w:rsidRDefault="009B5793">
          <w:pPr>
            <w:pStyle w:val="8E9516E9631204448D2476E6954AB845"/>
          </w:pPr>
          <w:r>
            <w:rPr>
              <w:rStyle w:val="PlaceholderText"/>
            </w:rPr>
            <w:t>Choose an item.</w:t>
          </w:r>
        </w:p>
      </w:docPartBody>
    </w:docPart>
    <w:docPart>
      <w:docPartPr>
        <w:name w:val="DDB441E782B1CF47AB4FEA25135A6E2E"/>
        <w:category>
          <w:name w:val="General"/>
          <w:gallery w:val="placeholder"/>
        </w:category>
        <w:types>
          <w:type w:val="bbPlcHdr"/>
        </w:types>
        <w:behaviors>
          <w:behavior w:val="content"/>
        </w:behaviors>
        <w:guid w:val="{F4D8BCD8-8AA9-8444-93F7-3597DA9E4071}"/>
      </w:docPartPr>
      <w:docPartBody>
        <w:p w:rsidR="00B166AD" w:rsidP="009B5793" w:rsidRDefault="009B5793">
          <w:pPr>
            <w:pStyle w:val="DDB441E782B1CF47AB4FEA25135A6E2E"/>
          </w:pPr>
          <w:r>
            <w:rPr>
              <w:rStyle w:val="PlaceholderText"/>
            </w:rPr>
            <w:t>Choose an item.</w:t>
          </w:r>
        </w:p>
      </w:docPartBody>
    </w:docPart>
    <w:docPart>
      <w:docPartPr>
        <w:name w:val="A993143148640D468860DC3126C3B717"/>
        <w:category>
          <w:name w:val="General"/>
          <w:gallery w:val="placeholder"/>
        </w:category>
        <w:types>
          <w:type w:val="bbPlcHdr"/>
        </w:types>
        <w:behaviors>
          <w:behavior w:val="content"/>
        </w:behaviors>
        <w:guid w:val="{4D8EC666-4B54-824D-A565-15F64E4DD82E}"/>
      </w:docPartPr>
      <w:docPartBody>
        <w:p w:rsidR="00B166AD" w:rsidP="009B5793" w:rsidRDefault="009B5793">
          <w:pPr>
            <w:pStyle w:val="A993143148640D468860DC3126C3B717"/>
          </w:pPr>
          <w:r>
            <w:rPr>
              <w:rStyle w:val="PlaceholderText"/>
            </w:rPr>
            <w:t>Choose an item.</w:t>
          </w:r>
        </w:p>
      </w:docPartBody>
    </w:docPart>
    <w:docPart>
      <w:docPartPr>
        <w:name w:val="78A1CD9FB9A93F4D8EE1F8AAE2D75333"/>
        <w:category>
          <w:name w:val="General"/>
          <w:gallery w:val="placeholder"/>
        </w:category>
        <w:types>
          <w:type w:val="bbPlcHdr"/>
        </w:types>
        <w:behaviors>
          <w:behavior w:val="content"/>
        </w:behaviors>
        <w:guid w:val="{407455A7-88AD-CE4A-827B-F44FAF09D873}"/>
      </w:docPartPr>
      <w:docPartBody>
        <w:p w:rsidR="00B166AD" w:rsidP="009B5793" w:rsidRDefault="009B5793">
          <w:pPr>
            <w:pStyle w:val="78A1CD9FB9A93F4D8EE1F8AAE2D75333"/>
          </w:pPr>
          <w:r>
            <w:rPr>
              <w:rStyle w:val="PlaceholderText"/>
            </w:rPr>
            <w:t>Choose an item.</w:t>
          </w:r>
        </w:p>
      </w:docPartBody>
    </w:docPart>
    <w:docPart>
      <w:docPartPr>
        <w:name w:val="797395B050308741990C308357EBDEC3"/>
        <w:category>
          <w:name w:val="General"/>
          <w:gallery w:val="placeholder"/>
        </w:category>
        <w:types>
          <w:type w:val="bbPlcHdr"/>
        </w:types>
        <w:behaviors>
          <w:behavior w:val="content"/>
        </w:behaviors>
        <w:guid w:val="{8A8850EF-71E5-B544-B8FD-791C4FE6D5E1}"/>
      </w:docPartPr>
      <w:docPartBody>
        <w:p w:rsidR="00B166AD" w:rsidP="009B5793" w:rsidRDefault="009B5793">
          <w:pPr>
            <w:pStyle w:val="797395B050308741990C308357EBDEC3"/>
          </w:pPr>
          <w:r>
            <w:rPr>
              <w:rStyle w:val="PlaceholderText"/>
            </w:rPr>
            <w:t>Choose an item.</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0D64" w:rsidRDefault="00DC0D64">
      <w:pPr>
        <w:spacing w:line="240" w:lineRule="auto"/>
      </w:pPr>
      <w:r>
        <w:separator/>
      </w:r>
    </w:p>
  </w:endnote>
  <w:endnote w:type="continuationSeparator" w:id="0">
    <w:p w:rsidR="00DC0D64" w:rsidRDefault="00DC0D64">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0D64" w:rsidRDefault="00DC0D64">
      <w:pPr>
        <w:spacing w:after="0"/>
      </w:pPr>
      <w:r>
        <w:separator/>
      </w:r>
    </w:p>
  </w:footnote>
  <w:footnote w:type="continuationSeparator" w:id="0">
    <w:p w:rsidR="00DC0D64" w:rsidRDefault="00DC0D64">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7E6"/>
    <w:rsid w:val="001165A7"/>
    <w:rsid w:val="00134806"/>
    <w:rsid w:val="001A17E6"/>
    <w:rsid w:val="0055285A"/>
    <w:rsid w:val="00592997"/>
    <w:rsid w:val="00666842"/>
    <w:rsid w:val="006D3664"/>
    <w:rsid w:val="009B5793"/>
    <w:rsid w:val="00A91E6A"/>
    <w:rsid w:val="00B166AD"/>
    <w:rsid w:val="00B8546D"/>
    <w:rsid w:val="00CE4411"/>
    <w:rsid w:val="00DC0D64"/>
    <w:rsid w:val="00E0354B"/>
    <w:rsid w:val="00EA60E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9B5793"/>
    <w:rPr>
      <w:color w:val="808080"/>
    </w:rPr>
  </w:style>
  <w:style w:type="paragraph" w:customStyle="1" w:styleId="51E5908886B54D1EBA4F5F41A770D0E02">
    <w:name w:val="51E5908886B54D1EBA4F5F41A770D0E02"/>
    <w:qFormat/>
    <w:rPr>
      <w:rFonts w:eastAsiaTheme="minorHAnsi"/>
      <w:sz w:val="22"/>
      <w:szCs w:val="22"/>
      <w:lang w:eastAsia="en-US"/>
    </w:rPr>
  </w:style>
  <w:style w:type="paragraph" w:customStyle="1" w:styleId="D67CAE42EFEF4123AE99148B42E668942">
    <w:name w:val="D67CAE42EFEF4123AE99148B42E668942"/>
    <w:qFormat/>
    <w:rPr>
      <w:rFonts w:eastAsiaTheme="minorHAnsi"/>
      <w:sz w:val="22"/>
      <w:szCs w:val="22"/>
      <w:lang w:eastAsia="en-US"/>
    </w:rPr>
  </w:style>
  <w:style w:type="paragraph" w:customStyle="1" w:styleId="DFA5B7504F114E6F918B8A4BC86F2AC72">
    <w:name w:val="DFA5B7504F114E6F918B8A4BC86F2AC72"/>
    <w:qFormat/>
    <w:rPr>
      <w:rFonts w:eastAsiaTheme="minorHAnsi"/>
      <w:sz w:val="22"/>
      <w:szCs w:val="22"/>
      <w:lang w:eastAsia="en-US"/>
    </w:rPr>
  </w:style>
  <w:style w:type="paragraph" w:customStyle="1" w:styleId="5A8CFF6A9E8F44FA921BF27E38D8B6771">
    <w:name w:val="5A8CFF6A9E8F44FA921BF27E38D8B6771"/>
    <w:qFormat/>
    <w:rPr>
      <w:rFonts w:eastAsiaTheme="minorHAnsi"/>
      <w:sz w:val="22"/>
      <w:szCs w:val="22"/>
      <w:lang w:eastAsia="en-US"/>
    </w:rPr>
  </w:style>
  <w:style w:type="paragraph" w:customStyle="1" w:styleId="C124D6CC98B845F181B4D1EE0D9E389D">
    <w:name w:val="C124D6CC98B845F181B4D1EE0D9E389D"/>
    <w:qFormat/>
    <w:pPr>
      <w:spacing w:after="160" w:line="259" w:lineRule="auto"/>
    </w:pPr>
    <w:rPr>
      <w:sz w:val="22"/>
      <w:szCs w:val="22"/>
    </w:rPr>
  </w:style>
  <w:style w:type="paragraph" w:customStyle="1" w:styleId="C49C2A5233FA4CE4912C55D0D11D7A64">
    <w:name w:val="C49C2A5233FA4CE4912C55D0D11D7A64"/>
    <w:qFormat/>
    <w:pPr>
      <w:spacing w:after="160" w:line="259" w:lineRule="auto"/>
    </w:pPr>
    <w:rPr>
      <w:sz w:val="22"/>
      <w:szCs w:val="22"/>
    </w:rPr>
  </w:style>
  <w:style w:type="paragraph" w:customStyle="1" w:styleId="ADCE195422F3487396A144CEC74E90F5">
    <w:name w:val="ADCE195422F3487396A144CEC74E90F5"/>
    <w:qFormat/>
    <w:pPr>
      <w:spacing w:after="160" w:line="259" w:lineRule="auto"/>
    </w:pPr>
    <w:rPr>
      <w:sz w:val="22"/>
      <w:szCs w:val="22"/>
    </w:rPr>
  </w:style>
  <w:style w:type="paragraph" w:customStyle="1" w:styleId="DCC21CD08A364858AAE8AD50ADAD0B8F">
    <w:name w:val="DCC21CD08A364858AAE8AD50ADAD0B8F"/>
    <w:qFormat/>
    <w:pPr>
      <w:spacing w:after="160" w:line="259" w:lineRule="auto"/>
    </w:pPr>
    <w:rPr>
      <w:sz w:val="22"/>
      <w:szCs w:val="22"/>
    </w:rPr>
  </w:style>
  <w:style w:type="paragraph" w:customStyle="1" w:styleId="EF72A3982E5243CDB01125ADE3D40CA3">
    <w:name w:val="EF72A3982E5243CDB01125ADE3D40CA3"/>
    <w:qFormat/>
    <w:pPr>
      <w:spacing w:after="160" w:line="259" w:lineRule="auto"/>
    </w:pPr>
    <w:rPr>
      <w:sz w:val="22"/>
      <w:szCs w:val="22"/>
    </w:rPr>
  </w:style>
  <w:style w:type="paragraph" w:customStyle="1" w:styleId="FC2E8782B8564FD696378C4BDFD6595B">
    <w:name w:val="FC2E8782B8564FD696378C4BDFD6595B"/>
    <w:qFormat/>
    <w:pPr>
      <w:spacing w:after="160" w:line="259" w:lineRule="auto"/>
    </w:pPr>
    <w:rPr>
      <w:sz w:val="22"/>
      <w:szCs w:val="22"/>
    </w:rPr>
  </w:style>
  <w:style w:type="paragraph" w:customStyle="1" w:styleId="1EED6D6E962D4D60A84C5EBB17297A88">
    <w:name w:val="1EED6D6E962D4D60A84C5EBB17297A88"/>
    <w:qFormat/>
    <w:pPr>
      <w:spacing w:after="160" w:line="259" w:lineRule="auto"/>
    </w:pPr>
    <w:rPr>
      <w:sz w:val="22"/>
      <w:szCs w:val="22"/>
    </w:rPr>
  </w:style>
  <w:style w:type="paragraph" w:customStyle="1" w:styleId="EAB85B73864D4B86B51ABA8108AEA596">
    <w:name w:val="EAB85B73864D4B86B51ABA8108AEA596"/>
    <w:qFormat/>
    <w:pPr>
      <w:spacing w:after="160" w:line="259" w:lineRule="auto"/>
    </w:pPr>
    <w:rPr>
      <w:sz w:val="22"/>
      <w:szCs w:val="22"/>
    </w:rPr>
  </w:style>
  <w:style w:type="paragraph" w:customStyle="1" w:styleId="B36CAD288C7A47A38F1FE28F3A804F6F">
    <w:name w:val="B36CAD288C7A47A38F1FE28F3A804F6F"/>
    <w:qFormat/>
    <w:pPr>
      <w:spacing w:after="160" w:line="259" w:lineRule="auto"/>
    </w:pPr>
    <w:rPr>
      <w:sz w:val="22"/>
      <w:szCs w:val="22"/>
    </w:rPr>
  </w:style>
  <w:style w:type="paragraph" w:customStyle="1" w:styleId="219EF1B9CC324B8CB92FCDA18CAF0061">
    <w:name w:val="219EF1B9CC324B8CB92FCDA18CAF0061"/>
    <w:qFormat/>
    <w:pPr>
      <w:spacing w:after="160" w:line="259" w:lineRule="auto"/>
    </w:pPr>
    <w:rPr>
      <w:sz w:val="22"/>
      <w:szCs w:val="22"/>
    </w:rPr>
  </w:style>
  <w:style w:type="paragraph" w:customStyle="1" w:styleId="2E2B2E4A77C34AC89BC298FAF148EFAD">
    <w:name w:val="2E2B2E4A77C34AC89BC298FAF148EFAD"/>
    <w:qFormat/>
    <w:pPr>
      <w:spacing w:after="160" w:line="259" w:lineRule="auto"/>
    </w:pPr>
    <w:rPr>
      <w:sz w:val="22"/>
      <w:szCs w:val="22"/>
    </w:rPr>
  </w:style>
  <w:style w:type="paragraph" w:customStyle="1" w:styleId="CDF35AC5E7944AE3AC1C880E92CF0326">
    <w:name w:val="CDF35AC5E7944AE3AC1C880E92CF0326"/>
    <w:qFormat/>
    <w:pPr>
      <w:spacing w:after="160" w:line="259" w:lineRule="auto"/>
    </w:pPr>
    <w:rPr>
      <w:sz w:val="22"/>
      <w:szCs w:val="22"/>
    </w:rPr>
  </w:style>
  <w:style w:type="paragraph" w:customStyle="1" w:styleId="A069DA0E4B154F999F94BD47F95D16AC">
    <w:name w:val="A069DA0E4B154F999F94BD47F95D16AC"/>
    <w:qFormat/>
    <w:pPr>
      <w:spacing w:after="160" w:line="259" w:lineRule="auto"/>
    </w:pPr>
    <w:rPr>
      <w:sz w:val="22"/>
      <w:szCs w:val="22"/>
    </w:rPr>
  </w:style>
  <w:style w:type="paragraph" w:customStyle="1" w:styleId="DB012FFA32BA4AC8B744171C4AA65EA2">
    <w:name w:val="DB012FFA32BA4AC8B744171C4AA65EA2"/>
    <w:qFormat/>
    <w:pPr>
      <w:spacing w:after="160" w:line="259" w:lineRule="auto"/>
    </w:pPr>
    <w:rPr>
      <w:sz w:val="22"/>
      <w:szCs w:val="22"/>
    </w:rPr>
  </w:style>
  <w:style w:type="paragraph" w:customStyle="1" w:styleId="4B01A36D7D9344AA90B3206CE6EFEFD9">
    <w:name w:val="4B01A36D7D9344AA90B3206CE6EFEFD9"/>
    <w:qFormat/>
    <w:pPr>
      <w:spacing w:after="160" w:line="259" w:lineRule="auto"/>
    </w:pPr>
    <w:rPr>
      <w:sz w:val="22"/>
      <w:szCs w:val="22"/>
    </w:rPr>
  </w:style>
  <w:style w:type="paragraph" w:customStyle="1" w:styleId="999B481DDFAF48F3BAAED7CF09F63DE2">
    <w:name w:val="999B481DDFAF48F3BAAED7CF09F63DE2"/>
    <w:qFormat/>
    <w:pPr>
      <w:spacing w:after="160" w:line="259" w:lineRule="auto"/>
    </w:pPr>
    <w:rPr>
      <w:sz w:val="22"/>
      <w:szCs w:val="22"/>
    </w:rPr>
  </w:style>
  <w:style w:type="paragraph" w:customStyle="1" w:styleId="3ABA6D92CDFF984695B29C7BCD9B5123">
    <w:name w:val="3ABA6D92CDFF984695B29C7BCD9B5123"/>
    <w:rsid w:val="009B5793"/>
    <w:pPr>
      <w:spacing w:after="160" w:line="278" w:lineRule="auto"/>
    </w:pPr>
    <w:rPr>
      <w:kern w:val="2"/>
      <w:sz w:val="24"/>
      <w:szCs w:val="24"/>
      <w14:ligatures w14:val="standardContextual"/>
    </w:rPr>
  </w:style>
  <w:style w:type="paragraph" w:customStyle="1" w:styleId="8E9516E9631204448D2476E6954AB845">
    <w:name w:val="8E9516E9631204448D2476E6954AB845"/>
    <w:rsid w:val="009B5793"/>
    <w:pPr>
      <w:spacing w:after="160" w:line="278" w:lineRule="auto"/>
    </w:pPr>
    <w:rPr>
      <w:kern w:val="2"/>
      <w:sz w:val="24"/>
      <w:szCs w:val="24"/>
      <w14:ligatures w14:val="standardContextual"/>
    </w:rPr>
  </w:style>
  <w:style w:type="paragraph" w:customStyle="1" w:styleId="DDB441E782B1CF47AB4FEA25135A6E2E">
    <w:name w:val="DDB441E782B1CF47AB4FEA25135A6E2E"/>
    <w:rsid w:val="009B5793"/>
    <w:pPr>
      <w:spacing w:after="160" w:line="278" w:lineRule="auto"/>
    </w:pPr>
    <w:rPr>
      <w:kern w:val="2"/>
      <w:sz w:val="24"/>
      <w:szCs w:val="24"/>
      <w14:ligatures w14:val="standardContextual"/>
    </w:rPr>
  </w:style>
  <w:style w:type="paragraph" w:customStyle="1" w:styleId="A993143148640D468860DC3126C3B717">
    <w:name w:val="A993143148640D468860DC3126C3B717"/>
    <w:rsid w:val="009B5793"/>
    <w:pPr>
      <w:spacing w:after="160" w:line="278" w:lineRule="auto"/>
    </w:pPr>
    <w:rPr>
      <w:kern w:val="2"/>
      <w:sz w:val="24"/>
      <w:szCs w:val="24"/>
      <w14:ligatures w14:val="standardContextual"/>
    </w:rPr>
  </w:style>
  <w:style w:type="paragraph" w:customStyle="1" w:styleId="78A1CD9FB9A93F4D8EE1F8AAE2D75333">
    <w:name w:val="78A1CD9FB9A93F4D8EE1F8AAE2D75333"/>
    <w:rsid w:val="009B5793"/>
    <w:pPr>
      <w:spacing w:after="160" w:line="278" w:lineRule="auto"/>
    </w:pPr>
    <w:rPr>
      <w:kern w:val="2"/>
      <w:sz w:val="24"/>
      <w:szCs w:val="24"/>
      <w14:ligatures w14:val="standardContextual"/>
    </w:rPr>
  </w:style>
  <w:style w:type="paragraph" w:customStyle="1" w:styleId="797395B050308741990C308357EBDEC3">
    <w:name w:val="797395B050308741990C308357EBDEC3"/>
    <w:rsid w:val="009B5793"/>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CBBEEC597F4E44A49BECF05C2A7663" ma:contentTypeVersion="4" ma:contentTypeDescription="Create a new document." ma:contentTypeScope="" ma:versionID="effd924fc16f22fec180c344c1383a5f">
  <xsd:schema xmlns:xsd="http://www.w3.org/2001/XMLSchema" xmlns:xs="http://www.w3.org/2001/XMLSchema" xmlns:p="http://schemas.microsoft.com/office/2006/metadata/properties" xmlns:ns2="77bf49b8-c54f-4b5c-b48c-cc425f8cd42a" targetNamespace="http://schemas.microsoft.com/office/2006/metadata/properties" ma:root="true" ma:fieldsID="a5ff518a3d43fded339d0f0c074f5fc4" ns2:_="">
    <xsd:import namespace="77bf49b8-c54f-4b5c-b48c-cc425f8cd4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f49b8-c54f-4b5c-b48c-cc425f8cd4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055117-849B-4341-AE7D-FC10C81A0C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f49b8-c54f-4b5c-b48c-cc425f8cd4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498C4B-4ACA-440E-A934-F9739C8E1E7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D445797-2DB8-42E7-893F-003D9178C3EF}">
  <ds:schemaRefs>
    <ds:schemaRef ds:uri="http://schemas.openxmlformats.org/officeDocument/2006/bibliography"/>
  </ds:schemaRefs>
</ds:datastoreItem>
</file>

<file path=customXml/itemProps4.xml><?xml version="1.0" encoding="utf-8"?>
<ds:datastoreItem xmlns:ds="http://schemas.openxmlformats.org/officeDocument/2006/customXml" ds:itemID="{15A1E541-73E8-419D-8B45-5788B721E84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The University of Liverpool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McAleer, Liz;OpenTBS 1.9.5</dc:creator>
  <lastModifiedBy>Treharne, Robert</lastModifiedBy>
  <revision>3</revision>
  <lastPrinted>2019-11-08T19:39:00.0000000Z</lastPrinted>
  <dcterms:created xsi:type="dcterms:W3CDTF">2025-03-10T09:02:00.0000000Z</dcterms:created>
  <dcterms:modified xsi:type="dcterms:W3CDTF">2025-03-14T07:34:58.9588647Z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0x01010020CBBEEC597F4E44A49BECF05C2A7663</vt:lpwstr>
  </property>
  <property fmtid="{D5CDD505-2E9C-101B-9397-08002B2CF9AE}" pid="3" name="Order">
    <vt:r8>462200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KSOProductBuildVer">
    <vt:lpwstr>2057-12.2.0.18283</vt:lpwstr>
  </property>
  <property fmtid="{D5CDD505-2E9C-101B-9397-08002B2CF9AE}" pid="11" name="ICV">
    <vt:lpwstr>68E4E83D05C54F6C87729F1DAFA42FD2_13</vt:lpwstr>
  </property>
  <property fmtid="{D5CDD505-2E9C-101B-9397-08002B2CF9AE}" pid="12" name="MediaServiceImageTags">
    <vt:lpwstr/>
  </property>
</Properties>
</file>